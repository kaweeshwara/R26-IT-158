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87AE" w14:textId="77777777" w:rsidR="00967876" w:rsidRDefault="00967876"/>
    <w:p w14:paraId="3B7DE65E" w14:textId="77777777" w:rsidR="00967876" w:rsidRDefault="00967876"/>
    <w:p w14:paraId="67FB7AEA" w14:textId="77777777" w:rsidR="00967876" w:rsidRDefault="00000000">
      <w:pPr>
        <w:pStyle w:val="Title"/>
      </w:pPr>
      <w:proofErr w:type="spellStart"/>
      <w:r>
        <w:t>SinhalaCheck</w:t>
      </w:r>
      <w:proofErr w:type="spellEnd"/>
      <w:r>
        <w:t>: Fusion, LIME Explainability, and a User Application for Sinhala Misinformation Analysis</w:t>
      </w:r>
    </w:p>
    <w:p w14:paraId="35A749E3" w14:textId="77777777" w:rsidR="00967876" w:rsidRDefault="00000000">
      <w:pPr>
        <w:spacing w:after="600"/>
        <w:jc w:val="center"/>
      </w:pPr>
      <w:r>
        <w:rPr>
          <w:b/>
          <w:sz w:val="28"/>
        </w:rPr>
        <w:t>INDIVIDUAL THESIS</w:t>
      </w:r>
    </w:p>
    <w:p w14:paraId="6DCA4C00" w14:textId="77777777" w:rsidR="00967876" w:rsidRDefault="00000000">
      <w:pPr>
        <w:spacing w:after="140"/>
        <w:jc w:val="center"/>
      </w:pPr>
      <w:r>
        <w:t>Ruwanpathirana R.P.W.M.</w:t>
      </w:r>
    </w:p>
    <w:p w14:paraId="04D2813B" w14:textId="77777777" w:rsidR="00967876" w:rsidRDefault="00000000">
      <w:pPr>
        <w:spacing w:after="140"/>
        <w:jc w:val="center"/>
      </w:pPr>
      <w:r>
        <w:t>(IT22259752)</w:t>
      </w:r>
    </w:p>
    <w:p w14:paraId="1AB47733" w14:textId="77777777" w:rsidR="00967876" w:rsidRDefault="00000000">
      <w:pPr>
        <w:spacing w:after="140"/>
        <w:jc w:val="center"/>
      </w:pPr>
      <w:r>
        <w:t>Individual component: Fusion Engine, LIME Explainability, and User Application (Module 4)</w:t>
      </w:r>
    </w:p>
    <w:p w14:paraId="184D8CF0" w14:textId="77777777" w:rsidR="00967876" w:rsidRDefault="00000000">
      <w:pPr>
        <w:spacing w:after="140"/>
        <w:jc w:val="center"/>
      </w:pPr>
      <w:r>
        <w:t>Group ID: [To be confirmed]</w:t>
      </w:r>
    </w:p>
    <w:p w14:paraId="72248982" w14:textId="77777777" w:rsidR="00967876" w:rsidRDefault="00967876"/>
    <w:p w14:paraId="7EBC3483" w14:textId="77777777" w:rsidR="00967876" w:rsidRDefault="00000000">
      <w:pPr>
        <w:spacing w:after="100"/>
        <w:jc w:val="center"/>
      </w:pPr>
      <w:r>
        <w:t>Report submitted in partial fulfilment of the requirements for the</w:t>
      </w:r>
    </w:p>
    <w:p w14:paraId="15378233" w14:textId="77777777" w:rsidR="00967876" w:rsidRDefault="00000000">
      <w:pPr>
        <w:spacing w:after="100"/>
        <w:jc w:val="center"/>
      </w:pPr>
      <w:r>
        <w:t>B.Sc. (Hons) Degree in Information Technology</w:t>
      </w:r>
    </w:p>
    <w:p w14:paraId="0D8A94B4" w14:textId="77777777" w:rsidR="00967876" w:rsidRDefault="00000000">
      <w:pPr>
        <w:spacing w:after="100"/>
        <w:jc w:val="center"/>
      </w:pPr>
      <w:r>
        <w:t>[</w:t>
      </w:r>
      <w:proofErr w:type="spellStart"/>
      <w:r>
        <w:t>Specialisation</w:t>
      </w:r>
      <w:proofErr w:type="spellEnd"/>
      <w:r>
        <w:t xml:space="preserve"> to be confirmed]</w:t>
      </w:r>
    </w:p>
    <w:p w14:paraId="18777D62" w14:textId="77777777" w:rsidR="00967876" w:rsidRDefault="00000000">
      <w:pPr>
        <w:spacing w:after="100"/>
        <w:jc w:val="center"/>
      </w:pPr>
      <w:r>
        <w:t>Department of Information Technology</w:t>
      </w:r>
    </w:p>
    <w:p w14:paraId="3B11D0B9" w14:textId="77777777" w:rsidR="00967876" w:rsidRDefault="00000000">
      <w:pPr>
        <w:spacing w:after="100"/>
        <w:jc w:val="center"/>
      </w:pPr>
      <w:r>
        <w:t>Sri Lanka Institute of Information Technology</w:t>
      </w:r>
    </w:p>
    <w:p w14:paraId="358124EC" w14:textId="77777777" w:rsidR="00967876" w:rsidRDefault="00000000">
      <w:pPr>
        <w:spacing w:after="100"/>
        <w:jc w:val="center"/>
      </w:pPr>
      <w:r>
        <w:t>Sri Lanka</w:t>
      </w:r>
    </w:p>
    <w:p w14:paraId="367231CD" w14:textId="77777777" w:rsidR="00967876" w:rsidRDefault="00000000">
      <w:pPr>
        <w:spacing w:after="100"/>
        <w:jc w:val="center"/>
      </w:pPr>
      <w:r>
        <w:t>October 2026</w:t>
      </w:r>
    </w:p>
    <w:p w14:paraId="55ED4490" w14:textId="77777777" w:rsidR="00967876" w:rsidRDefault="00967876">
      <w:pPr>
        <w:sectPr w:rsidR="00967876">
          <w:footerReference w:type="default" r:id="rId8"/>
          <w:pgSz w:w="11906" w:h="16838"/>
          <w:pgMar w:top="1417" w:right="1417" w:bottom="2268" w:left="2268" w:header="709" w:footer="850" w:gutter="0"/>
          <w:cols w:space="720"/>
          <w:docGrid w:linePitch="360"/>
        </w:sectPr>
      </w:pPr>
    </w:p>
    <w:p w14:paraId="0A6C1FE8" w14:textId="77777777" w:rsidR="00967876" w:rsidRDefault="00000000">
      <w:pPr>
        <w:pStyle w:val="FrontMatterHeading"/>
      </w:pPr>
      <w:r>
        <w:lastRenderedPageBreak/>
        <w:t>DECLARATION AND SUPERVISOR CERTIFICATION</w:t>
      </w:r>
    </w:p>
    <w:p w14:paraId="7110C7B8" w14:textId="77777777" w:rsidR="00967876" w:rsidRDefault="00000000">
      <w:r>
        <w:rPr>
          <w:b/>
        </w:rPr>
        <w:t xml:space="preserve">Candidate declaration. </w:t>
      </w:r>
      <w: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2BCABFC7" w14:textId="77777777" w:rsidR="00967876" w:rsidRDefault="00000000">
      <w:r>
        <w:rPr>
          <w:b/>
        </w:rPr>
        <w:t xml:space="preserve">Academic integrity and AI disclosure. </w:t>
      </w:r>
      <w:r>
        <w:t>I have disclosed all use of generative AI and other automated tools in accordance with the module policy. I remain responsible for the accuracy, originality, citations, code, data, analyses, and conclusions in this thesis.</w:t>
      </w:r>
    </w:p>
    <w:p w14:paraId="1C2BF85B" w14:textId="77777777" w:rsidR="00967876" w:rsidRDefault="00000000">
      <w:r>
        <w:t>Student name: Ruwanpathirana R.P.W.M.</w:t>
      </w:r>
    </w:p>
    <w:p w14:paraId="5DE38456" w14:textId="77777777" w:rsidR="00967876" w:rsidRDefault="00000000">
      <w:r>
        <w:t>Student ID: IT22259752</w:t>
      </w:r>
    </w:p>
    <w:p w14:paraId="7C58C9CE" w14:textId="77777777" w:rsidR="00967876" w:rsidRDefault="00000000">
      <w:r>
        <w:t>Signature: ______________________________     Date: ____________</w:t>
      </w:r>
    </w:p>
    <w:p w14:paraId="7542D99F" w14:textId="77777777" w:rsidR="00967876" w:rsidRDefault="00967876"/>
    <w:p w14:paraId="20A39748" w14:textId="77777777" w:rsidR="00967876" w:rsidRDefault="00000000">
      <w:r>
        <w:rPr>
          <w:b/>
        </w:rPr>
        <w:t xml:space="preserve">Supervisor certification. </w:t>
      </w:r>
      <w:r>
        <w:t>The above candidate carried out this research for the bachelor's degree thesis under my supervision.</w:t>
      </w:r>
    </w:p>
    <w:tbl>
      <w:tblPr>
        <w:tblW w:w="0" w:type="auto"/>
        <w:jc w:val="center"/>
        <w:tblLayout w:type="fixed"/>
        <w:tblLook w:val="04A0" w:firstRow="1" w:lastRow="0" w:firstColumn="1" w:lastColumn="0" w:noHBand="0" w:noVBand="1"/>
      </w:tblPr>
      <w:tblGrid>
        <w:gridCol w:w="3685"/>
        <w:gridCol w:w="2721"/>
        <w:gridCol w:w="1814"/>
      </w:tblGrid>
      <w:tr w:rsidR="00967876" w14:paraId="48526678" w14:textId="77777777">
        <w:trPr>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3EEF7C00" w14:textId="77777777" w:rsidR="00967876" w:rsidRDefault="00000000">
            <w:pPr>
              <w:spacing w:after="40" w:line="240" w:lineRule="auto"/>
            </w:pPr>
            <w:r>
              <w:rPr>
                <w:b/>
                <w:color w:val="FFFFFF"/>
                <w:sz w:val="21"/>
              </w:rPr>
              <w:t>Role and name</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0474D37C" w14:textId="77777777" w:rsidR="00967876" w:rsidRDefault="00000000">
            <w:pPr>
              <w:spacing w:after="40" w:line="240" w:lineRule="auto"/>
            </w:pPr>
            <w:r>
              <w:rPr>
                <w:b/>
                <w:color w:val="FFFFFF"/>
                <w:sz w:val="21"/>
              </w:rPr>
              <w:t>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0E1FA77" w14:textId="77777777" w:rsidR="00967876" w:rsidRDefault="00000000">
            <w:pPr>
              <w:spacing w:after="40" w:line="240" w:lineRule="auto"/>
            </w:pPr>
            <w:r>
              <w:rPr>
                <w:b/>
                <w:color w:val="FFFFFF"/>
                <w:sz w:val="21"/>
              </w:rPr>
              <w:t>Date</w:t>
            </w:r>
          </w:p>
        </w:tc>
      </w:tr>
      <w:tr w:rsidR="00967876" w14:paraId="07D34467" w14:textId="77777777">
        <w:trPr>
          <w:jc w:val="center"/>
        </w:trPr>
        <w:tc>
          <w:tcPr>
            <w:tcW w:w="368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C31EF20" w14:textId="77777777" w:rsidR="00967876" w:rsidRDefault="00000000">
            <w:pPr>
              <w:spacing w:after="40" w:line="240" w:lineRule="auto"/>
            </w:pPr>
            <w:r>
              <w:rPr>
                <w:sz w:val="21"/>
              </w:rPr>
              <w:t>Supervisor: [Name]</w:t>
            </w:r>
          </w:p>
        </w:tc>
        <w:tc>
          <w:tcPr>
            <w:tcW w:w="272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2AF56D2" w14:textId="77777777" w:rsidR="00967876" w:rsidRDefault="00967876">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BA298F8" w14:textId="77777777" w:rsidR="00967876" w:rsidRDefault="00967876">
            <w:pPr>
              <w:spacing w:after="40" w:line="240" w:lineRule="auto"/>
            </w:pPr>
          </w:p>
        </w:tc>
      </w:tr>
      <w:tr w:rsidR="00967876" w14:paraId="4B447697" w14:textId="77777777">
        <w:trP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EF3E2E2" w14:textId="77777777" w:rsidR="00967876" w:rsidRDefault="00000000">
            <w:pPr>
              <w:spacing w:after="40" w:line="240" w:lineRule="auto"/>
            </w:pPr>
            <w:r>
              <w:rPr>
                <w:sz w:val="21"/>
              </w:rPr>
              <w:t>Co-supervisor: [Name]</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D53CC2B" w14:textId="77777777" w:rsidR="00967876" w:rsidRDefault="00967876">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2CC862F" w14:textId="77777777" w:rsidR="00967876" w:rsidRDefault="00967876">
            <w:pPr>
              <w:spacing w:after="40" w:line="240" w:lineRule="auto"/>
            </w:pPr>
          </w:p>
        </w:tc>
      </w:tr>
    </w:tbl>
    <w:p w14:paraId="1C865D91" w14:textId="77777777" w:rsidR="00967876" w:rsidRDefault="00000000">
      <w:r>
        <w:br w:type="page"/>
      </w:r>
    </w:p>
    <w:p w14:paraId="69C04DED" w14:textId="77777777" w:rsidR="00967876" w:rsidRDefault="00000000">
      <w:pPr>
        <w:pStyle w:val="FrontMatterHeading"/>
      </w:pPr>
      <w:r>
        <w:lastRenderedPageBreak/>
        <w:t>ABSTRACT</w:t>
      </w:r>
    </w:p>
    <w:p w14:paraId="058E71F4" w14:textId="77777777" w:rsidR="004112D5" w:rsidRDefault="00000000">
      <w:r>
        <w:t xml:space="preserve">This dissertation documents the Fusion Engine, LIME explanation path, and mobile-client source developed for </w:t>
      </w:r>
      <w:proofErr w:type="spellStart"/>
      <w:r>
        <w:t>SinhalaCheck</w:t>
      </w:r>
      <w:proofErr w:type="spellEnd"/>
      <w:r>
        <w:t xml:space="preserve">. The local system combines an existing </w:t>
      </w:r>
      <w:proofErr w:type="spellStart"/>
      <w:r>
        <w:t>LaBSE</w:t>
      </w:r>
      <w:proofErr w:type="spellEnd"/>
      <w:r>
        <w:t xml:space="preserve"> content service with optional source and temporal analysis through separate HTTP services. Fusion </w:t>
      </w:r>
      <w:proofErr w:type="spellStart"/>
      <w:r>
        <w:t>renormalises</w:t>
      </w:r>
      <w:proofErr w:type="spellEnd"/>
      <w:r>
        <w:t xml:space="preserve"> available signal weights, discloses that its configured weights are unfitted placeholders, and can return up to five English/Sinhala LIME reasons based on the content model's own predictions. Development used iterative implementation, unit testing, and live local integration checks. On 11 October 2026, 22 Python tests passed; live checks exercised text-only and URL-backed fusion, bilingual LIME, API boundaries, and local deployment packaging. A synthetic two-group dataset tested the study-analysis software only and is not participant evidence. The Expo application source parses, but dependency installation and Android/iOS builds remain unverified. No user study or cloud deployment is claimed. The results demonstrate local software integration, not factual accuracy or user benefit; the proposed human study remains future work.</w:t>
      </w:r>
    </w:p>
    <w:p w14:paraId="44B651CA" w14:textId="77777777" w:rsidR="004112D5" w:rsidRDefault="00000000">
      <w:r>
        <w:t xml:space="preserve">Keywords: </w:t>
      </w:r>
      <w:proofErr w:type="spellStart"/>
      <w:r>
        <w:t>SinhalaCheck</w:t>
      </w:r>
      <w:proofErr w:type="spellEnd"/>
      <w:r>
        <w:t>, misinformation analysis, score fusion, LIME, mobile application</w:t>
      </w:r>
    </w:p>
    <w:p w14:paraId="45C90501" w14:textId="77777777" w:rsidR="00967876" w:rsidRDefault="00000000">
      <w:pPr>
        <w:spacing w:line="240" w:lineRule="auto"/>
      </w:pPr>
      <w:r>
        <w:rPr>
          <w:b/>
        </w:rPr>
        <w:t xml:space="preserve">Keywords: </w:t>
      </w:r>
      <w:r>
        <w:t>[three to five keywords, separated by commas]</w:t>
      </w:r>
    </w:p>
    <w:p w14:paraId="4BD1C6B6" w14:textId="77777777" w:rsidR="00967876" w:rsidRDefault="00000000">
      <w:r>
        <w:br w:type="page"/>
      </w:r>
    </w:p>
    <w:p w14:paraId="49C11BAB" w14:textId="77777777" w:rsidR="00967876" w:rsidRDefault="00000000">
      <w:pPr>
        <w:pStyle w:val="FrontMatterHeading"/>
      </w:pPr>
      <w:r>
        <w:lastRenderedPageBreak/>
        <w:t>ACKNOWLEDGEMENTS</w:t>
      </w:r>
    </w:p>
    <w:p w14:paraId="216C9C69" w14:textId="77777777" w:rsidR="004112D5" w:rsidRDefault="00000000">
      <w:r>
        <w:t>The author acknowledges the academic supervision and support provided during this individual project and thanks the Sri Lanka Institute of Information Technology for its learning environment. Names and specific acknowledgements should be confirmed by the author before submission.</w:t>
      </w:r>
    </w:p>
    <w:p w14:paraId="5EB91C71" w14:textId="77777777" w:rsidR="004112D5" w:rsidRDefault="00000000">
      <w:r>
        <w:t xml:space="preserve">The author also acknowledges the project team members responsible for the existing content and source/temporal services, whose APIs make the integrated </w:t>
      </w:r>
      <w:proofErr w:type="spellStart"/>
      <w:r>
        <w:t>SinhalaCheck</w:t>
      </w:r>
      <w:proofErr w:type="spellEnd"/>
      <w:r>
        <w:t xml:space="preserve"> workflow possible. No participant contribution is acknowledged because the planned user study has not been conducted.</w:t>
      </w:r>
    </w:p>
    <w:p w14:paraId="72563E7D" w14:textId="77777777" w:rsidR="00967876" w:rsidRDefault="00000000">
      <w:r>
        <w:br w:type="page"/>
      </w:r>
    </w:p>
    <w:p w14:paraId="71A83B3E" w14:textId="77777777" w:rsidR="00967876" w:rsidRDefault="00000000">
      <w:pPr>
        <w:pStyle w:val="FrontMatterHeading"/>
      </w:pPr>
      <w:r>
        <w:lastRenderedPageBreak/>
        <w:t>TABLE OF CONTENTS</w:t>
      </w:r>
    </w:p>
    <w:p w14:paraId="43E25BBE" w14:textId="2531364B" w:rsidR="00C73A1E" w:rsidRDefault="00000000">
      <w:pPr>
        <w:pStyle w:val="TOC1"/>
        <w:tabs>
          <w:tab w:val="right" w:leader="dot" w:pos="8211"/>
        </w:tabs>
        <w:rPr>
          <w:rFonts w:asciiTheme="minorHAnsi" w:hAnsiTheme="minorHAnsi"/>
          <w:noProof/>
          <w:color w:val="auto"/>
          <w:kern w:val="2"/>
          <w:szCs w:val="24"/>
          <w:lang w:bidi="si-LK"/>
          <w14:ligatures w14:val="standardContextual"/>
        </w:rPr>
      </w:pPr>
      <w:r>
        <w:fldChar w:fldCharType="begin"/>
      </w:r>
      <w:r>
        <w:instrText>TOC \o "1-2" \h \z \u</w:instrText>
      </w:r>
      <w:r>
        <w:fldChar w:fldCharType="separate"/>
      </w:r>
      <w:hyperlink w:anchor="_Toc242621619" w:history="1">
        <w:r w:rsidR="00C73A1E" w:rsidRPr="0014428A">
          <w:rPr>
            <w:rStyle w:val="Hyperlink"/>
            <w:noProof/>
          </w:rPr>
          <w:t>1 INTRODUCTION</w:t>
        </w:r>
        <w:r w:rsidR="00C73A1E">
          <w:rPr>
            <w:noProof/>
            <w:webHidden/>
          </w:rPr>
          <w:tab/>
        </w:r>
        <w:r w:rsidR="00C73A1E">
          <w:rPr>
            <w:noProof/>
            <w:webHidden/>
          </w:rPr>
          <w:fldChar w:fldCharType="begin"/>
        </w:r>
        <w:r w:rsidR="00C73A1E">
          <w:rPr>
            <w:noProof/>
            <w:webHidden/>
          </w:rPr>
          <w:instrText xml:space="preserve"> PAGEREF _Toc242621619 \h </w:instrText>
        </w:r>
        <w:r w:rsidR="00C73A1E">
          <w:rPr>
            <w:noProof/>
            <w:webHidden/>
          </w:rPr>
        </w:r>
        <w:r w:rsidR="00C73A1E">
          <w:rPr>
            <w:noProof/>
            <w:webHidden/>
          </w:rPr>
          <w:fldChar w:fldCharType="separate"/>
        </w:r>
        <w:r w:rsidR="00C73A1E">
          <w:rPr>
            <w:noProof/>
            <w:webHidden/>
          </w:rPr>
          <w:t>1</w:t>
        </w:r>
        <w:r w:rsidR="00C73A1E">
          <w:rPr>
            <w:noProof/>
            <w:webHidden/>
          </w:rPr>
          <w:fldChar w:fldCharType="end"/>
        </w:r>
      </w:hyperlink>
    </w:p>
    <w:p w14:paraId="5DE65233" w14:textId="56ED137C"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20" w:history="1">
        <w:r w:rsidRPr="0014428A">
          <w:rPr>
            <w:rStyle w:val="Hyperlink"/>
            <w:noProof/>
          </w:rPr>
          <w:t>1.1 Overall project context</w:t>
        </w:r>
        <w:r>
          <w:rPr>
            <w:noProof/>
            <w:webHidden/>
          </w:rPr>
          <w:tab/>
        </w:r>
        <w:r>
          <w:rPr>
            <w:noProof/>
            <w:webHidden/>
          </w:rPr>
          <w:fldChar w:fldCharType="begin"/>
        </w:r>
        <w:r>
          <w:rPr>
            <w:noProof/>
            <w:webHidden/>
          </w:rPr>
          <w:instrText xml:space="preserve"> PAGEREF _Toc242621620 \h </w:instrText>
        </w:r>
        <w:r>
          <w:rPr>
            <w:noProof/>
            <w:webHidden/>
          </w:rPr>
        </w:r>
        <w:r>
          <w:rPr>
            <w:noProof/>
            <w:webHidden/>
          </w:rPr>
          <w:fldChar w:fldCharType="separate"/>
        </w:r>
        <w:r>
          <w:rPr>
            <w:noProof/>
            <w:webHidden/>
          </w:rPr>
          <w:t>1</w:t>
        </w:r>
        <w:r>
          <w:rPr>
            <w:noProof/>
            <w:webHidden/>
          </w:rPr>
          <w:fldChar w:fldCharType="end"/>
        </w:r>
      </w:hyperlink>
    </w:p>
    <w:p w14:paraId="67EC67FC" w14:textId="15BC6442"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21" w:history="1">
        <w:r w:rsidRPr="0014428A">
          <w:rPr>
            <w:rStyle w:val="Hyperlink"/>
            <w:noProof/>
          </w:rPr>
          <w:t>1.2 Individual component context</w:t>
        </w:r>
        <w:r>
          <w:rPr>
            <w:noProof/>
            <w:webHidden/>
          </w:rPr>
          <w:tab/>
        </w:r>
        <w:r>
          <w:rPr>
            <w:noProof/>
            <w:webHidden/>
          </w:rPr>
          <w:fldChar w:fldCharType="begin"/>
        </w:r>
        <w:r>
          <w:rPr>
            <w:noProof/>
            <w:webHidden/>
          </w:rPr>
          <w:instrText xml:space="preserve"> PAGEREF _Toc242621621 \h </w:instrText>
        </w:r>
        <w:r>
          <w:rPr>
            <w:noProof/>
            <w:webHidden/>
          </w:rPr>
        </w:r>
        <w:r>
          <w:rPr>
            <w:noProof/>
            <w:webHidden/>
          </w:rPr>
          <w:fldChar w:fldCharType="separate"/>
        </w:r>
        <w:r>
          <w:rPr>
            <w:noProof/>
            <w:webHidden/>
          </w:rPr>
          <w:t>1</w:t>
        </w:r>
        <w:r>
          <w:rPr>
            <w:noProof/>
            <w:webHidden/>
          </w:rPr>
          <w:fldChar w:fldCharType="end"/>
        </w:r>
      </w:hyperlink>
    </w:p>
    <w:p w14:paraId="735E193E" w14:textId="113BFEA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22" w:history="1">
        <w:r w:rsidRPr="0014428A">
          <w:rPr>
            <w:rStyle w:val="Hyperlink"/>
            <w:noProof/>
          </w:rPr>
          <w:t>1.3 Problem statement</w:t>
        </w:r>
        <w:r>
          <w:rPr>
            <w:noProof/>
            <w:webHidden/>
          </w:rPr>
          <w:tab/>
        </w:r>
        <w:r>
          <w:rPr>
            <w:noProof/>
            <w:webHidden/>
          </w:rPr>
          <w:fldChar w:fldCharType="begin"/>
        </w:r>
        <w:r>
          <w:rPr>
            <w:noProof/>
            <w:webHidden/>
          </w:rPr>
          <w:instrText xml:space="preserve"> PAGEREF _Toc242621622 \h </w:instrText>
        </w:r>
        <w:r>
          <w:rPr>
            <w:noProof/>
            <w:webHidden/>
          </w:rPr>
        </w:r>
        <w:r>
          <w:rPr>
            <w:noProof/>
            <w:webHidden/>
          </w:rPr>
          <w:fldChar w:fldCharType="separate"/>
        </w:r>
        <w:r>
          <w:rPr>
            <w:noProof/>
            <w:webHidden/>
          </w:rPr>
          <w:t>1</w:t>
        </w:r>
        <w:r>
          <w:rPr>
            <w:noProof/>
            <w:webHidden/>
          </w:rPr>
          <w:fldChar w:fldCharType="end"/>
        </w:r>
      </w:hyperlink>
    </w:p>
    <w:p w14:paraId="7BFB5289" w14:textId="561D143D"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23" w:history="1">
        <w:r w:rsidRPr="0014428A">
          <w:rPr>
            <w:rStyle w:val="Hyperlink"/>
            <w:noProof/>
          </w:rPr>
          <w:t>1.4 Research gap</w:t>
        </w:r>
        <w:r>
          <w:rPr>
            <w:noProof/>
            <w:webHidden/>
          </w:rPr>
          <w:tab/>
        </w:r>
        <w:r>
          <w:rPr>
            <w:noProof/>
            <w:webHidden/>
          </w:rPr>
          <w:fldChar w:fldCharType="begin"/>
        </w:r>
        <w:r>
          <w:rPr>
            <w:noProof/>
            <w:webHidden/>
          </w:rPr>
          <w:instrText xml:space="preserve"> PAGEREF _Toc242621623 \h </w:instrText>
        </w:r>
        <w:r>
          <w:rPr>
            <w:noProof/>
            <w:webHidden/>
          </w:rPr>
        </w:r>
        <w:r>
          <w:rPr>
            <w:noProof/>
            <w:webHidden/>
          </w:rPr>
          <w:fldChar w:fldCharType="separate"/>
        </w:r>
        <w:r>
          <w:rPr>
            <w:noProof/>
            <w:webHidden/>
          </w:rPr>
          <w:t>1</w:t>
        </w:r>
        <w:r>
          <w:rPr>
            <w:noProof/>
            <w:webHidden/>
          </w:rPr>
          <w:fldChar w:fldCharType="end"/>
        </w:r>
      </w:hyperlink>
    </w:p>
    <w:p w14:paraId="739A4B13" w14:textId="36E68535"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24" w:history="1">
        <w:r w:rsidRPr="0014428A">
          <w:rPr>
            <w:rStyle w:val="Hyperlink"/>
            <w:noProof/>
          </w:rPr>
          <w:t>1.5 Aim and objectives</w:t>
        </w:r>
        <w:r>
          <w:rPr>
            <w:noProof/>
            <w:webHidden/>
          </w:rPr>
          <w:tab/>
        </w:r>
        <w:r>
          <w:rPr>
            <w:noProof/>
            <w:webHidden/>
          </w:rPr>
          <w:fldChar w:fldCharType="begin"/>
        </w:r>
        <w:r>
          <w:rPr>
            <w:noProof/>
            <w:webHidden/>
          </w:rPr>
          <w:instrText xml:space="preserve"> PAGEREF _Toc242621624 \h </w:instrText>
        </w:r>
        <w:r>
          <w:rPr>
            <w:noProof/>
            <w:webHidden/>
          </w:rPr>
        </w:r>
        <w:r>
          <w:rPr>
            <w:noProof/>
            <w:webHidden/>
          </w:rPr>
          <w:fldChar w:fldCharType="separate"/>
        </w:r>
        <w:r>
          <w:rPr>
            <w:noProof/>
            <w:webHidden/>
          </w:rPr>
          <w:t>1</w:t>
        </w:r>
        <w:r>
          <w:rPr>
            <w:noProof/>
            <w:webHidden/>
          </w:rPr>
          <w:fldChar w:fldCharType="end"/>
        </w:r>
      </w:hyperlink>
    </w:p>
    <w:p w14:paraId="013F1B1B" w14:textId="0BBC2FBE"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25" w:history="1">
        <w:r w:rsidRPr="0014428A">
          <w:rPr>
            <w:rStyle w:val="Hyperlink"/>
            <w:noProof/>
          </w:rPr>
          <w:t>1.6 Research questions or hypotheses</w:t>
        </w:r>
        <w:r>
          <w:rPr>
            <w:noProof/>
            <w:webHidden/>
          </w:rPr>
          <w:tab/>
        </w:r>
        <w:r>
          <w:rPr>
            <w:noProof/>
            <w:webHidden/>
          </w:rPr>
          <w:fldChar w:fldCharType="begin"/>
        </w:r>
        <w:r>
          <w:rPr>
            <w:noProof/>
            <w:webHidden/>
          </w:rPr>
          <w:instrText xml:space="preserve"> PAGEREF _Toc242621625 \h </w:instrText>
        </w:r>
        <w:r>
          <w:rPr>
            <w:noProof/>
            <w:webHidden/>
          </w:rPr>
        </w:r>
        <w:r>
          <w:rPr>
            <w:noProof/>
            <w:webHidden/>
          </w:rPr>
          <w:fldChar w:fldCharType="separate"/>
        </w:r>
        <w:r>
          <w:rPr>
            <w:noProof/>
            <w:webHidden/>
          </w:rPr>
          <w:t>1</w:t>
        </w:r>
        <w:r>
          <w:rPr>
            <w:noProof/>
            <w:webHidden/>
          </w:rPr>
          <w:fldChar w:fldCharType="end"/>
        </w:r>
      </w:hyperlink>
    </w:p>
    <w:p w14:paraId="6CFF9061" w14:textId="4C50205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26" w:history="1">
        <w:r w:rsidRPr="0014428A">
          <w:rPr>
            <w:rStyle w:val="Hyperlink"/>
            <w:noProof/>
          </w:rPr>
          <w:t>1.7 Scope limitations and assumptions</w:t>
        </w:r>
        <w:r>
          <w:rPr>
            <w:noProof/>
            <w:webHidden/>
          </w:rPr>
          <w:tab/>
        </w:r>
        <w:r>
          <w:rPr>
            <w:noProof/>
            <w:webHidden/>
          </w:rPr>
          <w:fldChar w:fldCharType="begin"/>
        </w:r>
        <w:r>
          <w:rPr>
            <w:noProof/>
            <w:webHidden/>
          </w:rPr>
          <w:instrText xml:space="preserve"> PAGEREF _Toc242621626 \h </w:instrText>
        </w:r>
        <w:r>
          <w:rPr>
            <w:noProof/>
            <w:webHidden/>
          </w:rPr>
        </w:r>
        <w:r>
          <w:rPr>
            <w:noProof/>
            <w:webHidden/>
          </w:rPr>
          <w:fldChar w:fldCharType="separate"/>
        </w:r>
        <w:r>
          <w:rPr>
            <w:noProof/>
            <w:webHidden/>
          </w:rPr>
          <w:t>1</w:t>
        </w:r>
        <w:r>
          <w:rPr>
            <w:noProof/>
            <w:webHidden/>
          </w:rPr>
          <w:fldChar w:fldCharType="end"/>
        </w:r>
      </w:hyperlink>
    </w:p>
    <w:p w14:paraId="2352D493" w14:textId="2A595D90"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27" w:history="1">
        <w:r w:rsidRPr="0014428A">
          <w:rPr>
            <w:rStyle w:val="Hyperlink"/>
            <w:noProof/>
          </w:rPr>
          <w:t>1.8 Individual contribution</w:t>
        </w:r>
        <w:r>
          <w:rPr>
            <w:noProof/>
            <w:webHidden/>
          </w:rPr>
          <w:tab/>
        </w:r>
        <w:r>
          <w:rPr>
            <w:noProof/>
            <w:webHidden/>
          </w:rPr>
          <w:fldChar w:fldCharType="begin"/>
        </w:r>
        <w:r>
          <w:rPr>
            <w:noProof/>
            <w:webHidden/>
          </w:rPr>
          <w:instrText xml:space="preserve"> PAGEREF _Toc242621627 \h </w:instrText>
        </w:r>
        <w:r>
          <w:rPr>
            <w:noProof/>
            <w:webHidden/>
          </w:rPr>
        </w:r>
        <w:r>
          <w:rPr>
            <w:noProof/>
            <w:webHidden/>
          </w:rPr>
          <w:fldChar w:fldCharType="separate"/>
        </w:r>
        <w:r>
          <w:rPr>
            <w:noProof/>
            <w:webHidden/>
          </w:rPr>
          <w:t>1</w:t>
        </w:r>
        <w:r>
          <w:rPr>
            <w:noProof/>
            <w:webHidden/>
          </w:rPr>
          <w:fldChar w:fldCharType="end"/>
        </w:r>
      </w:hyperlink>
    </w:p>
    <w:p w14:paraId="3BB1C9AB" w14:textId="2D827E73"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28" w:history="1">
        <w:r w:rsidRPr="0014428A">
          <w:rPr>
            <w:rStyle w:val="Hyperlink"/>
            <w:noProof/>
          </w:rPr>
          <w:t>1.9 Thesis structure</w:t>
        </w:r>
        <w:r>
          <w:rPr>
            <w:noProof/>
            <w:webHidden/>
          </w:rPr>
          <w:tab/>
        </w:r>
        <w:r>
          <w:rPr>
            <w:noProof/>
            <w:webHidden/>
          </w:rPr>
          <w:fldChar w:fldCharType="begin"/>
        </w:r>
        <w:r>
          <w:rPr>
            <w:noProof/>
            <w:webHidden/>
          </w:rPr>
          <w:instrText xml:space="preserve"> PAGEREF _Toc242621628 \h </w:instrText>
        </w:r>
        <w:r>
          <w:rPr>
            <w:noProof/>
            <w:webHidden/>
          </w:rPr>
        </w:r>
        <w:r>
          <w:rPr>
            <w:noProof/>
            <w:webHidden/>
          </w:rPr>
          <w:fldChar w:fldCharType="separate"/>
        </w:r>
        <w:r>
          <w:rPr>
            <w:noProof/>
            <w:webHidden/>
          </w:rPr>
          <w:t>1</w:t>
        </w:r>
        <w:r>
          <w:rPr>
            <w:noProof/>
            <w:webHidden/>
          </w:rPr>
          <w:fldChar w:fldCharType="end"/>
        </w:r>
      </w:hyperlink>
    </w:p>
    <w:p w14:paraId="2E927CCA" w14:textId="7C66BF36"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29" w:history="1">
        <w:r w:rsidRPr="0014428A">
          <w:rPr>
            <w:rStyle w:val="Hyperlink"/>
            <w:noProof/>
          </w:rPr>
          <w:t>2 LITERATURE REVIEW AND RELATED WORK</w:t>
        </w:r>
        <w:r>
          <w:rPr>
            <w:noProof/>
            <w:webHidden/>
          </w:rPr>
          <w:tab/>
        </w:r>
        <w:r>
          <w:rPr>
            <w:noProof/>
            <w:webHidden/>
          </w:rPr>
          <w:fldChar w:fldCharType="begin"/>
        </w:r>
        <w:r>
          <w:rPr>
            <w:noProof/>
            <w:webHidden/>
          </w:rPr>
          <w:instrText xml:space="preserve"> PAGEREF _Toc242621629 \h </w:instrText>
        </w:r>
        <w:r>
          <w:rPr>
            <w:noProof/>
            <w:webHidden/>
          </w:rPr>
        </w:r>
        <w:r>
          <w:rPr>
            <w:noProof/>
            <w:webHidden/>
          </w:rPr>
          <w:fldChar w:fldCharType="separate"/>
        </w:r>
        <w:r>
          <w:rPr>
            <w:noProof/>
            <w:webHidden/>
          </w:rPr>
          <w:t>1</w:t>
        </w:r>
        <w:r>
          <w:rPr>
            <w:noProof/>
            <w:webHidden/>
          </w:rPr>
          <w:fldChar w:fldCharType="end"/>
        </w:r>
      </w:hyperlink>
    </w:p>
    <w:p w14:paraId="44CA18CA" w14:textId="1AD4FFA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30" w:history="1">
        <w:r w:rsidRPr="0014428A">
          <w:rPr>
            <w:rStyle w:val="Hyperlink"/>
            <w:noProof/>
          </w:rPr>
          <w:t>2.1 Review method and scope</w:t>
        </w:r>
        <w:r>
          <w:rPr>
            <w:noProof/>
            <w:webHidden/>
          </w:rPr>
          <w:tab/>
        </w:r>
        <w:r>
          <w:rPr>
            <w:noProof/>
            <w:webHidden/>
          </w:rPr>
          <w:fldChar w:fldCharType="begin"/>
        </w:r>
        <w:r>
          <w:rPr>
            <w:noProof/>
            <w:webHidden/>
          </w:rPr>
          <w:instrText xml:space="preserve"> PAGEREF _Toc242621630 \h </w:instrText>
        </w:r>
        <w:r>
          <w:rPr>
            <w:noProof/>
            <w:webHidden/>
          </w:rPr>
        </w:r>
        <w:r>
          <w:rPr>
            <w:noProof/>
            <w:webHidden/>
          </w:rPr>
          <w:fldChar w:fldCharType="separate"/>
        </w:r>
        <w:r>
          <w:rPr>
            <w:noProof/>
            <w:webHidden/>
          </w:rPr>
          <w:t>1</w:t>
        </w:r>
        <w:r>
          <w:rPr>
            <w:noProof/>
            <w:webHidden/>
          </w:rPr>
          <w:fldChar w:fldCharType="end"/>
        </w:r>
      </w:hyperlink>
    </w:p>
    <w:p w14:paraId="1825DB32" w14:textId="143DFA4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31" w:history="1">
        <w:r w:rsidRPr="0014428A">
          <w:rPr>
            <w:rStyle w:val="Hyperlink"/>
            <w:noProof/>
          </w:rPr>
          <w:t>2.2 Domain and theoretical foundations</w:t>
        </w:r>
        <w:r>
          <w:rPr>
            <w:noProof/>
            <w:webHidden/>
          </w:rPr>
          <w:tab/>
        </w:r>
        <w:r>
          <w:rPr>
            <w:noProof/>
            <w:webHidden/>
          </w:rPr>
          <w:fldChar w:fldCharType="begin"/>
        </w:r>
        <w:r>
          <w:rPr>
            <w:noProof/>
            <w:webHidden/>
          </w:rPr>
          <w:instrText xml:space="preserve"> PAGEREF _Toc242621631 \h </w:instrText>
        </w:r>
        <w:r>
          <w:rPr>
            <w:noProof/>
            <w:webHidden/>
          </w:rPr>
        </w:r>
        <w:r>
          <w:rPr>
            <w:noProof/>
            <w:webHidden/>
          </w:rPr>
          <w:fldChar w:fldCharType="separate"/>
        </w:r>
        <w:r>
          <w:rPr>
            <w:noProof/>
            <w:webHidden/>
          </w:rPr>
          <w:t>1</w:t>
        </w:r>
        <w:r>
          <w:rPr>
            <w:noProof/>
            <w:webHidden/>
          </w:rPr>
          <w:fldChar w:fldCharType="end"/>
        </w:r>
      </w:hyperlink>
    </w:p>
    <w:p w14:paraId="7F56D085" w14:textId="08156ABE"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32" w:history="1">
        <w:r w:rsidRPr="0014428A">
          <w:rPr>
            <w:rStyle w:val="Hyperlink"/>
            <w:noProof/>
          </w:rPr>
          <w:t>2.3 Related research</w:t>
        </w:r>
        <w:r>
          <w:rPr>
            <w:noProof/>
            <w:webHidden/>
          </w:rPr>
          <w:tab/>
        </w:r>
        <w:r>
          <w:rPr>
            <w:noProof/>
            <w:webHidden/>
          </w:rPr>
          <w:fldChar w:fldCharType="begin"/>
        </w:r>
        <w:r>
          <w:rPr>
            <w:noProof/>
            <w:webHidden/>
          </w:rPr>
          <w:instrText xml:space="preserve"> PAGEREF _Toc242621632 \h </w:instrText>
        </w:r>
        <w:r>
          <w:rPr>
            <w:noProof/>
            <w:webHidden/>
          </w:rPr>
        </w:r>
        <w:r>
          <w:rPr>
            <w:noProof/>
            <w:webHidden/>
          </w:rPr>
          <w:fldChar w:fldCharType="separate"/>
        </w:r>
        <w:r>
          <w:rPr>
            <w:noProof/>
            <w:webHidden/>
          </w:rPr>
          <w:t>1</w:t>
        </w:r>
        <w:r>
          <w:rPr>
            <w:noProof/>
            <w:webHidden/>
          </w:rPr>
          <w:fldChar w:fldCharType="end"/>
        </w:r>
      </w:hyperlink>
    </w:p>
    <w:p w14:paraId="408A89D5" w14:textId="55F99BCA"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33" w:history="1">
        <w:r w:rsidRPr="0014428A">
          <w:rPr>
            <w:rStyle w:val="Hyperlink"/>
            <w:noProof/>
          </w:rPr>
          <w:t>2.4 Existing systems products and techniques</w:t>
        </w:r>
        <w:r>
          <w:rPr>
            <w:noProof/>
            <w:webHidden/>
          </w:rPr>
          <w:tab/>
        </w:r>
        <w:r>
          <w:rPr>
            <w:noProof/>
            <w:webHidden/>
          </w:rPr>
          <w:fldChar w:fldCharType="begin"/>
        </w:r>
        <w:r>
          <w:rPr>
            <w:noProof/>
            <w:webHidden/>
          </w:rPr>
          <w:instrText xml:space="preserve"> PAGEREF _Toc242621633 \h </w:instrText>
        </w:r>
        <w:r>
          <w:rPr>
            <w:noProof/>
            <w:webHidden/>
          </w:rPr>
        </w:r>
        <w:r>
          <w:rPr>
            <w:noProof/>
            <w:webHidden/>
          </w:rPr>
          <w:fldChar w:fldCharType="separate"/>
        </w:r>
        <w:r>
          <w:rPr>
            <w:noProof/>
            <w:webHidden/>
          </w:rPr>
          <w:t>1</w:t>
        </w:r>
        <w:r>
          <w:rPr>
            <w:noProof/>
            <w:webHidden/>
          </w:rPr>
          <w:fldChar w:fldCharType="end"/>
        </w:r>
      </w:hyperlink>
    </w:p>
    <w:p w14:paraId="1DD6929D" w14:textId="4E308D77"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34" w:history="1">
        <w:r w:rsidRPr="0014428A">
          <w:rPr>
            <w:rStyle w:val="Hyperlink"/>
            <w:noProof/>
          </w:rPr>
          <w:t>2.5 Gap synthesis and conceptual framework</w:t>
        </w:r>
        <w:r>
          <w:rPr>
            <w:noProof/>
            <w:webHidden/>
          </w:rPr>
          <w:tab/>
        </w:r>
        <w:r>
          <w:rPr>
            <w:noProof/>
            <w:webHidden/>
          </w:rPr>
          <w:fldChar w:fldCharType="begin"/>
        </w:r>
        <w:r>
          <w:rPr>
            <w:noProof/>
            <w:webHidden/>
          </w:rPr>
          <w:instrText xml:space="preserve"> PAGEREF _Toc242621634 \h </w:instrText>
        </w:r>
        <w:r>
          <w:rPr>
            <w:noProof/>
            <w:webHidden/>
          </w:rPr>
        </w:r>
        <w:r>
          <w:rPr>
            <w:noProof/>
            <w:webHidden/>
          </w:rPr>
          <w:fldChar w:fldCharType="separate"/>
        </w:r>
        <w:r>
          <w:rPr>
            <w:noProof/>
            <w:webHidden/>
          </w:rPr>
          <w:t>1</w:t>
        </w:r>
        <w:r>
          <w:rPr>
            <w:noProof/>
            <w:webHidden/>
          </w:rPr>
          <w:fldChar w:fldCharType="end"/>
        </w:r>
      </w:hyperlink>
    </w:p>
    <w:p w14:paraId="4BC34988" w14:textId="71DCD26A"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35" w:history="1">
        <w:r w:rsidRPr="0014428A">
          <w:rPr>
            <w:rStyle w:val="Hyperlink"/>
            <w:noProof/>
          </w:rPr>
          <w:t>3 RESEARCH METHODOLOGY</w:t>
        </w:r>
        <w:r>
          <w:rPr>
            <w:noProof/>
            <w:webHidden/>
          </w:rPr>
          <w:tab/>
        </w:r>
        <w:r>
          <w:rPr>
            <w:noProof/>
            <w:webHidden/>
          </w:rPr>
          <w:fldChar w:fldCharType="begin"/>
        </w:r>
        <w:r>
          <w:rPr>
            <w:noProof/>
            <w:webHidden/>
          </w:rPr>
          <w:instrText xml:space="preserve"> PAGEREF _Toc242621635 \h </w:instrText>
        </w:r>
        <w:r>
          <w:rPr>
            <w:noProof/>
            <w:webHidden/>
          </w:rPr>
        </w:r>
        <w:r>
          <w:rPr>
            <w:noProof/>
            <w:webHidden/>
          </w:rPr>
          <w:fldChar w:fldCharType="separate"/>
        </w:r>
        <w:r>
          <w:rPr>
            <w:noProof/>
            <w:webHidden/>
          </w:rPr>
          <w:t>1</w:t>
        </w:r>
        <w:r>
          <w:rPr>
            <w:noProof/>
            <w:webHidden/>
          </w:rPr>
          <w:fldChar w:fldCharType="end"/>
        </w:r>
      </w:hyperlink>
    </w:p>
    <w:p w14:paraId="1DE8BE99" w14:textId="5A71CA4B"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36" w:history="1">
        <w:r w:rsidRPr="0014428A">
          <w:rPr>
            <w:rStyle w:val="Hyperlink"/>
            <w:noProof/>
          </w:rPr>
          <w:t>3.1 Research design</w:t>
        </w:r>
        <w:r>
          <w:rPr>
            <w:noProof/>
            <w:webHidden/>
          </w:rPr>
          <w:tab/>
        </w:r>
        <w:r>
          <w:rPr>
            <w:noProof/>
            <w:webHidden/>
          </w:rPr>
          <w:fldChar w:fldCharType="begin"/>
        </w:r>
        <w:r>
          <w:rPr>
            <w:noProof/>
            <w:webHidden/>
          </w:rPr>
          <w:instrText xml:space="preserve"> PAGEREF _Toc242621636 \h </w:instrText>
        </w:r>
        <w:r>
          <w:rPr>
            <w:noProof/>
            <w:webHidden/>
          </w:rPr>
        </w:r>
        <w:r>
          <w:rPr>
            <w:noProof/>
            <w:webHidden/>
          </w:rPr>
          <w:fldChar w:fldCharType="separate"/>
        </w:r>
        <w:r>
          <w:rPr>
            <w:noProof/>
            <w:webHidden/>
          </w:rPr>
          <w:t>1</w:t>
        </w:r>
        <w:r>
          <w:rPr>
            <w:noProof/>
            <w:webHidden/>
          </w:rPr>
          <w:fldChar w:fldCharType="end"/>
        </w:r>
      </w:hyperlink>
    </w:p>
    <w:p w14:paraId="04E4C568" w14:textId="42F8E40D"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37" w:history="1">
        <w:r w:rsidRPr="0014428A">
          <w:rPr>
            <w:rStyle w:val="Hyperlink"/>
            <w:noProof/>
          </w:rPr>
          <w:t>3.2 Data participants or study materials</w:t>
        </w:r>
        <w:r>
          <w:rPr>
            <w:noProof/>
            <w:webHidden/>
          </w:rPr>
          <w:tab/>
        </w:r>
        <w:r>
          <w:rPr>
            <w:noProof/>
            <w:webHidden/>
          </w:rPr>
          <w:fldChar w:fldCharType="begin"/>
        </w:r>
        <w:r>
          <w:rPr>
            <w:noProof/>
            <w:webHidden/>
          </w:rPr>
          <w:instrText xml:space="preserve"> PAGEREF _Toc242621637 \h </w:instrText>
        </w:r>
        <w:r>
          <w:rPr>
            <w:noProof/>
            <w:webHidden/>
          </w:rPr>
        </w:r>
        <w:r>
          <w:rPr>
            <w:noProof/>
            <w:webHidden/>
          </w:rPr>
          <w:fldChar w:fldCharType="separate"/>
        </w:r>
        <w:r>
          <w:rPr>
            <w:noProof/>
            <w:webHidden/>
          </w:rPr>
          <w:t>1</w:t>
        </w:r>
        <w:r>
          <w:rPr>
            <w:noProof/>
            <w:webHidden/>
          </w:rPr>
          <w:fldChar w:fldCharType="end"/>
        </w:r>
      </w:hyperlink>
    </w:p>
    <w:p w14:paraId="5775E7BE" w14:textId="12AC2FF2"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38" w:history="1">
        <w:r w:rsidRPr="0014428A">
          <w:rPr>
            <w:rStyle w:val="Hyperlink"/>
            <w:noProof/>
          </w:rPr>
          <w:t>3.3 Experimental or study procedure</w:t>
        </w:r>
        <w:r>
          <w:rPr>
            <w:noProof/>
            <w:webHidden/>
          </w:rPr>
          <w:tab/>
        </w:r>
        <w:r>
          <w:rPr>
            <w:noProof/>
            <w:webHidden/>
          </w:rPr>
          <w:fldChar w:fldCharType="begin"/>
        </w:r>
        <w:r>
          <w:rPr>
            <w:noProof/>
            <w:webHidden/>
          </w:rPr>
          <w:instrText xml:space="preserve"> PAGEREF _Toc242621638 \h </w:instrText>
        </w:r>
        <w:r>
          <w:rPr>
            <w:noProof/>
            <w:webHidden/>
          </w:rPr>
        </w:r>
        <w:r>
          <w:rPr>
            <w:noProof/>
            <w:webHidden/>
          </w:rPr>
          <w:fldChar w:fldCharType="separate"/>
        </w:r>
        <w:r>
          <w:rPr>
            <w:noProof/>
            <w:webHidden/>
          </w:rPr>
          <w:t>1</w:t>
        </w:r>
        <w:r>
          <w:rPr>
            <w:noProof/>
            <w:webHidden/>
          </w:rPr>
          <w:fldChar w:fldCharType="end"/>
        </w:r>
      </w:hyperlink>
    </w:p>
    <w:p w14:paraId="6148505E" w14:textId="1AF1BECD"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39" w:history="1">
        <w:r w:rsidRPr="0014428A">
          <w:rPr>
            <w:rStyle w:val="Hyperlink"/>
            <w:noProof/>
          </w:rPr>
          <w:t>3.4 Measures and evaluation metrics</w:t>
        </w:r>
        <w:r>
          <w:rPr>
            <w:noProof/>
            <w:webHidden/>
          </w:rPr>
          <w:tab/>
        </w:r>
        <w:r>
          <w:rPr>
            <w:noProof/>
            <w:webHidden/>
          </w:rPr>
          <w:fldChar w:fldCharType="begin"/>
        </w:r>
        <w:r>
          <w:rPr>
            <w:noProof/>
            <w:webHidden/>
          </w:rPr>
          <w:instrText xml:space="preserve"> PAGEREF _Toc242621639 \h </w:instrText>
        </w:r>
        <w:r>
          <w:rPr>
            <w:noProof/>
            <w:webHidden/>
          </w:rPr>
        </w:r>
        <w:r>
          <w:rPr>
            <w:noProof/>
            <w:webHidden/>
          </w:rPr>
          <w:fldChar w:fldCharType="separate"/>
        </w:r>
        <w:r>
          <w:rPr>
            <w:noProof/>
            <w:webHidden/>
          </w:rPr>
          <w:t>1</w:t>
        </w:r>
        <w:r>
          <w:rPr>
            <w:noProof/>
            <w:webHidden/>
          </w:rPr>
          <w:fldChar w:fldCharType="end"/>
        </w:r>
      </w:hyperlink>
    </w:p>
    <w:p w14:paraId="2E401904" w14:textId="52F81A6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40" w:history="1">
        <w:r w:rsidRPr="0014428A">
          <w:rPr>
            <w:rStyle w:val="Hyperlink"/>
            <w:noProof/>
          </w:rPr>
          <w:t>3.5 Data analysis</w:t>
        </w:r>
        <w:r>
          <w:rPr>
            <w:noProof/>
            <w:webHidden/>
          </w:rPr>
          <w:tab/>
        </w:r>
        <w:r>
          <w:rPr>
            <w:noProof/>
            <w:webHidden/>
          </w:rPr>
          <w:fldChar w:fldCharType="begin"/>
        </w:r>
        <w:r>
          <w:rPr>
            <w:noProof/>
            <w:webHidden/>
          </w:rPr>
          <w:instrText xml:space="preserve"> PAGEREF _Toc242621640 \h </w:instrText>
        </w:r>
        <w:r>
          <w:rPr>
            <w:noProof/>
            <w:webHidden/>
          </w:rPr>
        </w:r>
        <w:r>
          <w:rPr>
            <w:noProof/>
            <w:webHidden/>
          </w:rPr>
          <w:fldChar w:fldCharType="separate"/>
        </w:r>
        <w:r>
          <w:rPr>
            <w:noProof/>
            <w:webHidden/>
          </w:rPr>
          <w:t>1</w:t>
        </w:r>
        <w:r>
          <w:rPr>
            <w:noProof/>
            <w:webHidden/>
          </w:rPr>
          <w:fldChar w:fldCharType="end"/>
        </w:r>
      </w:hyperlink>
    </w:p>
    <w:p w14:paraId="6C0C7363" w14:textId="4DC41657"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41" w:history="1">
        <w:r w:rsidRPr="0014428A">
          <w:rPr>
            <w:rStyle w:val="Hyperlink"/>
            <w:noProof/>
          </w:rPr>
          <w:t>3.6 Ethics privacy security and responsible AI</w:t>
        </w:r>
        <w:r>
          <w:rPr>
            <w:noProof/>
            <w:webHidden/>
          </w:rPr>
          <w:tab/>
        </w:r>
        <w:r>
          <w:rPr>
            <w:noProof/>
            <w:webHidden/>
          </w:rPr>
          <w:fldChar w:fldCharType="begin"/>
        </w:r>
        <w:r>
          <w:rPr>
            <w:noProof/>
            <w:webHidden/>
          </w:rPr>
          <w:instrText xml:space="preserve"> PAGEREF _Toc242621641 \h </w:instrText>
        </w:r>
        <w:r>
          <w:rPr>
            <w:noProof/>
            <w:webHidden/>
          </w:rPr>
        </w:r>
        <w:r>
          <w:rPr>
            <w:noProof/>
            <w:webHidden/>
          </w:rPr>
          <w:fldChar w:fldCharType="separate"/>
        </w:r>
        <w:r>
          <w:rPr>
            <w:noProof/>
            <w:webHidden/>
          </w:rPr>
          <w:t>1</w:t>
        </w:r>
        <w:r>
          <w:rPr>
            <w:noProof/>
            <w:webHidden/>
          </w:rPr>
          <w:fldChar w:fldCharType="end"/>
        </w:r>
      </w:hyperlink>
    </w:p>
    <w:p w14:paraId="34B37B00" w14:textId="0BC8FD4B"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42" w:history="1">
        <w:r w:rsidRPr="0014428A">
          <w:rPr>
            <w:rStyle w:val="Hyperlink"/>
            <w:noProof/>
          </w:rPr>
          <w:t>3.7 Reproducibility and research artefacts</w:t>
        </w:r>
        <w:r>
          <w:rPr>
            <w:noProof/>
            <w:webHidden/>
          </w:rPr>
          <w:tab/>
        </w:r>
        <w:r>
          <w:rPr>
            <w:noProof/>
            <w:webHidden/>
          </w:rPr>
          <w:fldChar w:fldCharType="begin"/>
        </w:r>
        <w:r>
          <w:rPr>
            <w:noProof/>
            <w:webHidden/>
          </w:rPr>
          <w:instrText xml:space="preserve"> PAGEREF _Toc242621642 \h </w:instrText>
        </w:r>
        <w:r>
          <w:rPr>
            <w:noProof/>
            <w:webHidden/>
          </w:rPr>
        </w:r>
        <w:r>
          <w:rPr>
            <w:noProof/>
            <w:webHidden/>
          </w:rPr>
          <w:fldChar w:fldCharType="separate"/>
        </w:r>
        <w:r>
          <w:rPr>
            <w:noProof/>
            <w:webHidden/>
          </w:rPr>
          <w:t>1</w:t>
        </w:r>
        <w:r>
          <w:rPr>
            <w:noProof/>
            <w:webHidden/>
          </w:rPr>
          <w:fldChar w:fldCharType="end"/>
        </w:r>
      </w:hyperlink>
    </w:p>
    <w:p w14:paraId="64828757" w14:textId="65B96F65"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43" w:history="1">
        <w:r w:rsidRPr="0014428A">
          <w:rPr>
            <w:rStyle w:val="Hyperlink"/>
            <w:noProof/>
          </w:rPr>
          <w:t>4 PRODUCT AND SOLUTION DESIGN</w:t>
        </w:r>
        <w:r>
          <w:rPr>
            <w:noProof/>
            <w:webHidden/>
          </w:rPr>
          <w:tab/>
        </w:r>
        <w:r>
          <w:rPr>
            <w:noProof/>
            <w:webHidden/>
          </w:rPr>
          <w:fldChar w:fldCharType="begin"/>
        </w:r>
        <w:r>
          <w:rPr>
            <w:noProof/>
            <w:webHidden/>
          </w:rPr>
          <w:instrText xml:space="preserve"> PAGEREF _Toc242621643 \h </w:instrText>
        </w:r>
        <w:r>
          <w:rPr>
            <w:noProof/>
            <w:webHidden/>
          </w:rPr>
        </w:r>
        <w:r>
          <w:rPr>
            <w:noProof/>
            <w:webHidden/>
          </w:rPr>
          <w:fldChar w:fldCharType="separate"/>
        </w:r>
        <w:r>
          <w:rPr>
            <w:noProof/>
            <w:webHidden/>
          </w:rPr>
          <w:t>1</w:t>
        </w:r>
        <w:r>
          <w:rPr>
            <w:noProof/>
            <w:webHidden/>
          </w:rPr>
          <w:fldChar w:fldCharType="end"/>
        </w:r>
      </w:hyperlink>
    </w:p>
    <w:p w14:paraId="7E8EF45C" w14:textId="374C6BE2"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44" w:history="1">
        <w:r w:rsidRPr="0014428A">
          <w:rPr>
            <w:rStyle w:val="Hyperlink"/>
            <w:noProof/>
          </w:rPr>
          <w:t>4.1 Requirements</w:t>
        </w:r>
        <w:r>
          <w:rPr>
            <w:noProof/>
            <w:webHidden/>
          </w:rPr>
          <w:tab/>
        </w:r>
        <w:r>
          <w:rPr>
            <w:noProof/>
            <w:webHidden/>
          </w:rPr>
          <w:fldChar w:fldCharType="begin"/>
        </w:r>
        <w:r>
          <w:rPr>
            <w:noProof/>
            <w:webHidden/>
          </w:rPr>
          <w:instrText xml:space="preserve"> PAGEREF _Toc242621644 \h </w:instrText>
        </w:r>
        <w:r>
          <w:rPr>
            <w:noProof/>
            <w:webHidden/>
          </w:rPr>
        </w:r>
        <w:r>
          <w:rPr>
            <w:noProof/>
            <w:webHidden/>
          </w:rPr>
          <w:fldChar w:fldCharType="separate"/>
        </w:r>
        <w:r>
          <w:rPr>
            <w:noProof/>
            <w:webHidden/>
          </w:rPr>
          <w:t>1</w:t>
        </w:r>
        <w:r>
          <w:rPr>
            <w:noProof/>
            <w:webHidden/>
          </w:rPr>
          <w:fldChar w:fldCharType="end"/>
        </w:r>
      </w:hyperlink>
    </w:p>
    <w:p w14:paraId="4D4172DE" w14:textId="134D0481"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45" w:history="1">
        <w:r w:rsidRPr="0014428A">
          <w:rPr>
            <w:rStyle w:val="Hyperlink"/>
            <w:noProof/>
          </w:rPr>
          <w:t>4.2 Component architecture within the complete solution</w:t>
        </w:r>
        <w:r>
          <w:rPr>
            <w:noProof/>
            <w:webHidden/>
          </w:rPr>
          <w:tab/>
        </w:r>
        <w:r>
          <w:rPr>
            <w:noProof/>
            <w:webHidden/>
          </w:rPr>
          <w:fldChar w:fldCharType="begin"/>
        </w:r>
        <w:r>
          <w:rPr>
            <w:noProof/>
            <w:webHidden/>
          </w:rPr>
          <w:instrText xml:space="preserve"> PAGEREF _Toc242621645 \h </w:instrText>
        </w:r>
        <w:r>
          <w:rPr>
            <w:noProof/>
            <w:webHidden/>
          </w:rPr>
        </w:r>
        <w:r>
          <w:rPr>
            <w:noProof/>
            <w:webHidden/>
          </w:rPr>
          <w:fldChar w:fldCharType="separate"/>
        </w:r>
        <w:r>
          <w:rPr>
            <w:noProof/>
            <w:webHidden/>
          </w:rPr>
          <w:t>1</w:t>
        </w:r>
        <w:r>
          <w:rPr>
            <w:noProof/>
            <w:webHidden/>
          </w:rPr>
          <w:fldChar w:fldCharType="end"/>
        </w:r>
      </w:hyperlink>
    </w:p>
    <w:p w14:paraId="62E09BD1" w14:textId="383611CF"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46" w:history="1">
        <w:r w:rsidRPr="0014428A">
          <w:rPr>
            <w:rStyle w:val="Hyperlink"/>
            <w:noProof/>
          </w:rPr>
          <w:t>4.3 Design alternatives and decisions</w:t>
        </w:r>
        <w:r>
          <w:rPr>
            <w:noProof/>
            <w:webHidden/>
          </w:rPr>
          <w:tab/>
        </w:r>
        <w:r>
          <w:rPr>
            <w:noProof/>
            <w:webHidden/>
          </w:rPr>
          <w:fldChar w:fldCharType="begin"/>
        </w:r>
        <w:r>
          <w:rPr>
            <w:noProof/>
            <w:webHidden/>
          </w:rPr>
          <w:instrText xml:space="preserve"> PAGEREF _Toc242621646 \h </w:instrText>
        </w:r>
        <w:r>
          <w:rPr>
            <w:noProof/>
            <w:webHidden/>
          </w:rPr>
        </w:r>
        <w:r>
          <w:rPr>
            <w:noProof/>
            <w:webHidden/>
          </w:rPr>
          <w:fldChar w:fldCharType="separate"/>
        </w:r>
        <w:r>
          <w:rPr>
            <w:noProof/>
            <w:webHidden/>
          </w:rPr>
          <w:t>1</w:t>
        </w:r>
        <w:r>
          <w:rPr>
            <w:noProof/>
            <w:webHidden/>
          </w:rPr>
          <w:fldChar w:fldCharType="end"/>
        </w:r>
      </w:hyperlink>
    </w:p>
    <w:p w14:paraId="5DC693B7" w14:textId="39FEA2F6"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47" w:history="1">
        <w:r w:rsidRPr="0014428A">
          <w:rPr>
            <w:rStyle w:val="Hyperlink"/>
            <w:noProof/>
          </w:rPr>
          <w:t>4.4 Detailed design</w:t>
        </w:r>
        <w:r>
          <w:rPr>
            <w:noProof/>
            <w:webHidden/>
          </w:rPr>
          <w:tab/>
        </w:r>
        <w:r>
          <w:rPr>
            <w:noProof/>
            <w:webHidden/>
          </w:rPr>
          <w:fldChar w:fldCharType="begin"/>
        </w:r>
        <w:r>
          <w:rPr>
            <w:noProof/>
            <w:webHidden/>
          </w:rPr>
          <w:instrText xml:space="preserve"> PAGEREF _Toc242621647 \h </w:instrText>
        </w:r>
        <w:r>
          <w:rPr>
            <w:noProof/>
            <w:webHidden/>
          </w:rPr>
        </w:r>
        <w:r>
          <w:rPr>
            <w:noProof/>
            <w:webHidden/>
          </w:rPr>
          <w:fldChar w:fldCharType="separate"/>
        </w:r>
        <w:r>
          <w:rPr>
            <w:noProof/>
            <w:webHidden/>
          </w:rPr>
          <w:t>1</w:t>
        </w:r>
        <w:r>
          <w:rPr>
            <w:noProof/>
            <w:webHidden/>
          </w:rPr>
          <w:fldChar w:fldCharType="end"/>
        </w:r>
      </w:hyperlink>
    </w:p>
    <w:p w14:paraId="261DB7D0" w14:textId="3E5A580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48" w:history="1">
        <w:r w:rsidRPr="0014428A">
          <w:rPr>
            <w:rStyle w:val="Hyperlink"/>
            <w:noProof/>
          </w:rPr>
          <w:t>4.5 Standards and professional practice</w:t>
        </w:r>
        <w:r>
          <w:rPr>
            <w:noProof/>
            <w:webHidden/>
          </w:rPr>
          <w:tab/>
        </w:r>
        <w:r>
          <w:rPr>
            <w:noProof/>
            <w:webHidden/>
          </w:rPr>
          <w:fldChar w:fldCharType="begin"/>
        </w:r>
        <w:r>
          <w:rPr>
            <w:noProof/>
            <w:webHidden/>
          </w:rPr>
          <w:instrText xml:space="preserve"> PAGEREF _Toc242621648 \h </w:instrText>
        </w:r>
        <w:r>
          <w:rPr>
            <w:noProof/>
            <w:webHidden/>
          </w:rPr>
        </w:r>
        <w:r>
          <w:rPr>
            <w:noProof/>
            <w:webHidden/>
          </w:rPr>
          <w:fldChar w:fldCharType="separate"/>
        </w:r>
        <w:r>
          <w:rPr>
            <w:noProof/>
            <w:webHidden/>
          </w:rPr>
          <w:t>1</w:t>
        </w:r>
        <w:r>
          <w:rPr>
            <w:noProof/>
            <w:webHidden/>
          </w:rPr>
          <w:fldChar w:fldCharType="end"/>
        </w:r>
      </w:hyperlink>
    </w:p>
    <w:p w14:paraId="5D21625B" w14:textId="3F9D5AC7"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49" w:history="1">
        <w:r w:rsidRPr="0014428A">
          <w:rPr>
            <w:rStyle w:val="Hyperlink"/>
            <w:noProof/>
          </w:rPr>
          <w:t>5 IMPLEMENTATION INTEGRATION AND TESTING</w:t>
        </w:r>
        <w:r>
          <w:rPr>
            <w:noProof/>
            <w:webHidden/>
          </w:rPr>
          <w:tab/>
        </w:r>
        <w:r>
          <w:rPr>
            <w:noProof/>
            <w:webHidden/>
          </w:rPr>
          <w:fldChar w:fldCharType="begin"/>
        </w:r>
        <w:r>
          <w:rPr>
            <w:noProof/>
            <w:webHidden/>
          </w:rPr>
          <w:instrText xml:space="preserve"> PAGEREF _Toc242621649 \h </w:instrText>
        </w:r>
        <w:r>
          <w:rPr>
            <w:noProof/>
            <w:webHidden/>
          </w:rPr>
        </w:r>
        <w:r>
          <w:rPr>
            <w:noProof/>
            <w:webHidden/>
          </w:rPr>
          <w:fldChar w:fldCharType="separate"/>
        </w:r>
        <w:r>
          <w:rPr>
            <w:noProof/>
            <w:webHidden/>
          </w:rPr>
          <w:t>1</w:t>
        </w:r>
        <w:r>
          <w:rPr>
            <w:noProof/>
            <w:webHidden/>
          </w:rPr>
          <w:fldChar w:fldCharType="end"/>
        </w:r>
      </w:hyperlink>
    </w:p>
    <w:p w14:paraId="64C714F3" w14:textId="139C4A1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50" w:history="1">
        <w:r w:rsidRPr="0014428A">
          <w:rPr>
            <w:rStyle w:val="Hyperlink"/>
            <w:noProof/>
          </w:rPr>
          <w:t>5.1 Development environment and technology stack</w:t>
        </w:r>
        <w:r>
          <w:rPr>
            <w:noProof/>
            <w:webHidden/>
          </w:rPr>
          <w:tab/>
        </w:r>
        <w:r>
          <w:rPr>
            <w:noProof/>
            <w:webHidden/>
          </w:rPr>
          <w:fldChar w:fldCharType="begin"/>
        </w:r>
        <w:r>
          <w:rPr>
            <w:noProof/>
            <w:webHidden/>
          </w:rPr>
          <w:instrText xml:space="preserve"> PAGEREF _Toc242621650 \h </w:instrText>
        </w:r>
        <w:r>
          <w:rPr>
            <w:noProof/>
            <w:webHidden/>
          </w:rPr>
        </w:r>
        <w:r>
          <w:rPr>
            <w:noProof/>
            <w:webHidden/>
          </w:rPr>
          <w:fldChar w:fldCharType="separate"/>
        </w:r>
        <w:r>
          <w:rPr>
            <w:noProof/>
            <w:webHidden/>
          </w:rPr>
          <w:t>1</w:t>
        </w:r>
        <w:r>
          <w:rPr>
            <w:noProof/>
            <w:webHidden/>
          </w:rPr>
          <w:fldChar w:fldCharType="end"/>
        </w:r>
      </w:hyperlink>
    </w:p>
    <w:p w14:paraId="447B8A97" w14:textId="42E60B97"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51" w:history="1">
        <w:r w:rsidRPr="0014428A">
          <w:rPr>
            <w:rStyle w:val="Hyperlink"/>
            <w:noProof/>
          </w:rPr>
          <w:t>5.2 Component implementation</w:t>
        </w:r>
        <w:r>
          <w:rPr>
            <w:noProof/>
            <w:webHidden/>
          </w:rPr>
          <w:tab/>
        </w:r>
        <w:r>
          <w:rPr>
            <w:noProof/>
            <w:webHidden/>
          </w:rPr>
          <w:fldChar w:fldCharType="begin"/>
        </w:r>
        <w:r>
          <w:rPr>
            <w:noProof/>
            <w:webHidden/>
          </w:rPr>
          <w:instrText xml:space="preserve"> PAGEREF _Toc242621651 \h </w:instrText>
        </w:r>
        <w:r>
          <w:rPr>
            <w:noProof/>
            <w:webHidden/>
          </w:rPr>
        </w:r>
        <w:r>
          <w:rPr>
            <w:noProof/>
            <w:webHidden/>
          </w:rPr>
          <w:fldChar w:fldCharType="separate"/>
        </w:r>
        <w:r>
          <w:rPr>
            <w:noProof/>
            <w:webHidden/>
          </w:rPr>
          <w:t>1</w:t>
        </w:r>
        <w:r>
          <w:rPr>
            <w:noProof/>
            <w:webHidden/>
          </w:rPr>
          <w:fldChar w:fldCharType="end"/>
        </w:r>
      </w:hyperlink>
    </w:p>
    <w:p w14:paraId="5280944D" w14:textId="4F45D7EB"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52" w:history="1">
        <w:r w:rsidRPr="0014428A">
          <w:rPr>
            <w:rStyle w:val="Hyperlink"/>
            <w:noProof/>
          </w:rPr>
          <w:t>5.3 Integration with the other components</w:t>
        </w:r>
        <w:r>
          <w:rPr>
            <w:noProof/>
            <w:webHidden/>
          </w:rPr>
          <w:tab/>
        </w:r>
        <w:r>
          <w:rPr>
            <w:noProof/>
            <w:webHidden/>
          </w:rPr>
          <w:fldChar w:fldCharType="begin"/>
        </w:r>
        <w:r>
          <w:rPr>
            <w:noProof/>
            <w:webHidden/>
          </w:rPr>
          <w:instrText xml:space="preserve"> PAGEREF _Toc242621652 \h </w:instrText>
        </w:r>
        <w:r>
          <w:rPr>
            <w:noProof/>
            <w:webHidden/>
          </w:rPr>
        </w:r>
        <w:r>
          <w:rPr>
            <w:noProof/>
            <w:webHidden/>
          </w:rPr>
          <w:fldChar w:fldCharType="separate"/>
        </w:r>
        <w:r>
          <w:rPr>
            <w:noProof/>
            <w:webHidden/>
          </w:rPr>
          <w:t>1</w:t>
        </w:r>
        <w:r>
          <w:rPr>
            <w:noProof/>
            <w:webHidden/>
          </w:rPr>
          <w:fldChar w:fldCharType="end"/>
        </w:r>
      </w:hyperlink>
    </w:p>
    <w:p w14:paraId="29C638D2" w14:textId="55DE1710"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53" w:history="1">
        <w:r w:rsidRPr="0014428A">
          <w:rPr>
            <w:rStyle w:val="Hyperlink"/>
            <w:noProof/>
          </w:rPr>
          <w:t>5.4 Verification and software testing</w:t>
        </w:r>
        <w:r>
          <w:rPr>
            <w:noProof/>
            <w:webHidden/>
          </w:rPr>
          <w:tab/>
        </w:r>
        <w:r>
          <w:rPr>
            <w:noProof/>
            <w:webHidden/>
          </w:rPr>
          <w:fldChar w:fldCharType="begin"/>
        </w:r>
        <w:r>
          <w:rPr>
            <w:noProof/>
            <w:webHidden/>
          </w:rPr>
          <w:instrText xml:space="preserve"> PAGEREF _Toc242621653 \h </w:instrText>
        </w:r>
        <w:r>
          <w:rPr>
            <w:noProof/>
            <w:webHidden/>
          </w:rPr>
        </w:r>
        <w:r>
          <w:rPr>
            <w:noProof/>
            <w:webHidden/>
          </w:rPr>
          <w:fldChar w:fldCharType="separate"/>
        </w:r>
        <w:r>
          <w:rPr>
            <w:noProof/>
            <w:webHidden/>
          </w:rPr>
          <w:t>1</w:t>
        </w:r>
        <w:r>
          <w:rPr>
            <w:noProof/>
            <w:webHidden/>
          </w:rPr>
          <w:fldChar w:fldCharType="end"/>
        </w:r>
      </w:hyperlink>
    </w:p>
    <w:p w14:paraId="347EAAE1" w14:textId="3F61BEF6"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54" w:history="1">
        <w:r w:rsidRPr="0014428A">
          <w:rPr>
            <w:rStyle w:val="Hyperlink"/>
            <w:noProof/>
          </w:rPr>
          <w:t>5.5 Deployment and operation</w:t>
        </w:r>
        <w:r>
          <w:rPr>
            <w:noProof/>
            <w:webHidden/>
          </w:rPr>
          <w:tab/>
        </w:r>
        <w:r>
          <w:rPr>
            <w:noProof/>
            <w:webHidden/>
          </w:rPr>
          <w:fldChar w:fldCharType="begin"/>
        </w:r>
        <w:r>
          <w:rPr>
            <w:noProof/>
            <w:webHidden/>
          </w:rPr>
          <w:instrText xml:space="preserve"> PAGEREF _Toc242621654 \h </w:instrText>
        </w:r>
        <w:r>
          <w:rPr>
            <w:noProof/>
            <w:webHidden/>
          </w:rPr>
        </w:r>
        <w:r>
          <w:rPr>
            <w:noProof/>
            <w:webHidden/>
          </w:rPr>
          <w:fldChar w:fldCharType="separate"/>
        </w:r>
        <w:r>
          <w:rPr>
            <w:noProof/>
            <w:webHidden/>
          </w:rPr>
          <w:t>1</w:t>
        </w:r>
        <w:r>
          <w:rPr>
            <w:noProof/>
            <w:webHidden/>
          </w:rPr>
          <w:fldChar w:fldCharType="end"/>
        </w:r>
      </w:hyperlink>
    </w:p>
    <w:p w14:paraId="7A6E445D" w14:textId="09A64AB5"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55" w:history="1">
        <w:r w:rsidRPr="0014428A">
          <w:rPr>
            <w:rStyle w:val="Hyperlink"/>
            <w:noProof/>
          </w:rPr>
          <w:t>6 RESULTS AND VALIDATION</w:t>
        </w:r>
        <w:r>
          <w:rPr>
            <w:noProof/>
            <w:webHidden/>
          </w:rPr>
          <w:tab/>
        </w:r>
        <w:r>
          <w:rPr>
            <w:noProof/>
            <w:webHidden/>
          </w:rPr>
          <w:fldChar w:fldCharType="begin"/>
        </w:r>
        <w:r>
          <w:rPr>
            <w:noProof/>
            <w:webHidden/>
          </w:rPr>
          <w:instrText xml:space="preserve"> PAGEREF _Toc242621655 \h </w:instrText>
        </w:r>
        <w:r>
          <w:rPr>
            <w:noProof/>
            <w:webHidden/>
          </w:rPr>
        </w:r>
        <w:r>
          <w:rPr>
            <w:noProof/>
            <w:webHidden/>
          </w:rPr>
          <w:fldChar w:fldCharType="separate"/>
        </w:r>
        <w:r>
          <w:rPr>
            <w:noProof/>
            <w:webHidden/>
          </w:rPr>
          <w:t>1</w:t>
        </w:r>
        <w:r>
          <w:rPr>
            <w:noProof/>
            <w:webHidden/>
          </w:rPr>
          <w:fldChar w:fldCharType="end"/>
        </w:r>
      </w:hyperlink>
    </w:p>
    <w:p w14:paraId="7341A0B0" w14:textId="7341C560"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56" w:history="1">
        <w:r w:rsidRPr="0014428A">
          <w:rPr>
            <w:rStyle w:val="Hyperlink"/>
            <w:noProof/>
          </w:rPr>
          <w:t>6.1 Research results</w:t>
        </w:r>
        <w:r>
          <w:rPr>
            <w:noProof/>
            <w:webHidden/>
          </w:rPr>
          <w:tab/>
        </w:r>
        <w:r>
          <w:rPr>
            <w:noProof/>
            <w:webHidden/>
          </w:rPr>
          <w:fldChar w:fldCharType="begin"/>
        </w:r>
        <w:r>
          <w:rPr>
            <w:noProof/>
            <w:webHidden/>
          </w:rPr>
          <w:instrText xml:space="preserve"> PAGEREF _Toc242621656 \h </w:instrText>
        </w:r>
        <w:r>
          <w:rPr>
            <w:noProof/>
            <w:webHidden/>
          </w:rPr>
        </w:r>
        <w:r>
          <w:rPr>
            <w:noProof/>
            <w:webHidden/>
          </w:rPr>
          <w:fldChar w:fldCharType="separate"/>
        </w:r>
        <w:r>
          <w:rPr>
            <w:noProof/>
            <w:webHidden/>
          </w:rPr>
          <w:t>1</w:t>
        </w:r>
        <w:r>
          <w:rPr>
            <w:noProof/>
            <w:webHidden/>
          </w:rPr>
          <w:fldChar w:fldCharType="end"/>
        </w:r>
      </w:hyperlink>
    </w:p>
    <w:p w14:paraId="37BE7859" w14:textId="09CCD76B"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57" w:history="1">
        <w:r w:rsidRPr="0014428A">
          <w:rPr>
            <w:rStyle w:val="Hyperlink"/>
            <w:noProof/>
          </w:rPr>
          <w:t>6.2 Product and technical results</w:t>
        </w:r>
        <w:r>
          <w:rPr>
            <w:noProof/>
            <w:webHidden/>
          </w:rPr>
          <w:tab/>
        </w:r>
        <w:r>
          <w:rPr>
            <w:noProof/>
            <w:webHidden/>
          </w:rPr>
          <w:fldChar w:fldCharType="begin"/>
        </w:r>
        <w:r>
          <w:rPr>
            <w:noProof/>
            <w:webHidden/>
          </w:rPr>
          <w:instrText xml:space="preserve"> PAGEREF _Toc242621657 \h </w:instrText>
        </w:r>
        <w:r>
          <w:rPr>
            <w:noProof/>
            <w:webHidden/>
          </w:rPr>
        </w:r>
        <w:r>
          <w:rPr>
            <w:noProof/>
            <w:webHidden/>
          </w:rPr>
          <w:fldChar w:fldCharType="separate"/>
        </w:r>
        <w:r>
          <w:rPr>
            <w:noProof/>
            <w:webHidden/>
          </w:rPr>
          <w:t>1</w:t>
        </w:r>
        <w:r>
          <w:rPr>
            <w:noProof/>
            <w:webHidden/>
          </w:rPr>
          <w:fldChar w:fldCharType="end"/>
        </w:r>
      </w:hyperlink>
    </w:p>
    <w:p w14:paraId="211BC447" w14:textId="0C89B3F3"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58" w:history="1">
        <w:r w:rsidRPr="0014428A">
          <w:rPr>
            <w:rStyle w:val="Hyperlink"/>
            <w:noProof/>
          </w:rPr>
          <w:t>6.3 User or stakeholder validation</w:t>
        </w:r>
        <w:r>
          <w:rPr>
            <w:noProof/>
            <w:webHidden/>
          </w:rPr>
          <w:tab/>
        </w:r>
        <w:r>
          <w:rPr>
            <w:noProof/>
            <w:webHidden/>
          </w:rPr>
          <w:fldChar w:fldCharType="begin"/>
        </w:r>
        <w:r>
          <w:rPr>
            <w:noProof/>
            <w:webHidden/>
          </w:rPr>
          <w:instrText xml:space="preserve"> PAGEREF _Toc242621658 \h </w:instrText>
        </w:r>
        <w:r>
          <w:rPr>
            <w:noProof/>
            <w:webHidden/>
          </w:rPr>
        </w:r>
        <w:r>
          <w:rPr>
            <w:noProof/>
            <w:webHidden/>
          </w:rPr>
          <w:fldChar w:fldCharType="separate"/>
        </w:r>
        <w:r>
          <w:rPr>
            <w:noProof/>
            <w:webHidden/>
          </w:rPr>
          <w:t>1</w:t>
        </w:r>
        <w:r>
          <w:rPr>
            <w:noProof/>
            <w:webHidden/>
          </w:rPr>
          <w:fldChar w:fldCharType="end"/>
        </w:r>
      </w:hyperlink>
    </w:p>
    <w:p w14:paraId="41459862" w14:textId="54ECEDC6"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59" w:history="1">
        <w:r w:rsidRPr="0014428A">
          <w:rPr>
            <w:rStyle w:val="Hyperlink"/>
            <w:noProof/>
          </w:rPr>
          <w:t>6.4 Integration results</w:t>
        </w:r>
        <w:r>
          <w:rPr>
            <w:noProof/>
            <w:webHidden/>
          </w:rPr>
          <w:tab/>
        </w:r>
        <w:r>
          <w:rPr>
            <w:noProof/>
            <w:webHidden/>
          </w:rPr>
          <w:fldChar w:fldCharType="begin"/>
        </w:r>
        <w:r>
          <w:rPr>
            <w:noProof/>
            <w:webHidden/>
          </w:rPr>
          <w:instrText xml:space="preserve"> PAGEREF _Toc242621659 \h </w:instrText>
        </w:r>
        <w:r>
          <w:rPr>
            <w:noProof/>
            <w:webHidden/>
          </w:rPr>
        </w:r>
        <w:r>
          <w:rPr>
            <w:noProof/>
            <w:webHidden/>
          </w:rPr>
          <w:fldChar w:fldCharType="separate"/>
        </w:r>
        <w:r>
          <w:rPr>
            <w:noProof/>
            <w:webHidden/>
          </w:rPr>
          <w:t>1</w:t>
        </w:r>
        <w:r>
          <w:rPr>
            <w:noProof/>
            <w:webHidden/>
          </w:rPr>
          <w:fldChar w:fldCharType="end"/>
        </w:r>
      </w:hyperlink>
    </w:p>
    <w:p w14:paraId="25F3B11C" w14:textId="392271A8"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60" w:history="1">
        <w:r w:rsidRPr="0014428A">
          <w:rPr>
            <w:rStyle w:val="Hyperlink"/>
            <w:noProof/>
          </w:rPr>
          <w:t>6.5 Summary of findings</w:t>
        </w:r>
        <w:r>
          <w:rPr>
            <w:noProof/>
            <w:webHidden/>
          </w:rPr>
          <w:tab/>
        </w:r>
        <w:r>
          <w:rPr>
            <w:noProof/>
            <w:webHidden/>
          </w:rPr>
          <w:fldChar w:fldCharType="begin"/>
        </w:r>
        <w:r>
          <w:rPr>
            <w:noProof/>
            <w:webHidden/>
          </w:rPr>
          <w:instrText xml:space="preserve"> PAGEREF _Toc242621660 \h </w:instrText>
        </w:r>
        <w:r>
          <w:rPr>
            <w:noProof/>
            <w:webHidden/>
          </w:rPr>
        </w:r>
        <w:r>
          <w:rPr>
            <w:noProof/>
            <w:webHidden/>
          </w:rPr>
          <w:fldChar w:fldCharType="separate"/>
        </w:r>
        <w:r>
          <w:rPr>
            <w:noProof/>
            <w:webHidden/>
          </w:rPr>
          <w:t>1</w:t>
        </w:r>
        <w:r>
          <w:rPr>
            <w:noProof/>
            <w:webHidden/>
          </w:rPr>
          <w:fldChar w:fldCharType="end"/>
        </w:r>
      </w:hyperlink>
    </w:p>
    <w:p w14:paraId="10DE39EB" w14:textId="3420D1C8"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61" w:history="1">
        <w:r w:rsidRPr="0014428A">
          <w:rPr>
            <w:rStyle w:val="Hyperlink"/>
            <w:noProof/>
          </w:rPr>
          <w:t>7 DISCUSSION</w:t>
        </w:r>
        <w:r>
          <w:rPr>
            <w:noProof/>
            <w:webHidden/>
          </w:rPr>
          <w:tab/>
        </w:r>
        <w:r>
          <w:rPr>
            <w:noProof/>
            <w:webHidden/>
          </w:rPr>
          <w:fldChar w:fldCharType="begin"/>
        </w:r>
        <w:r>
          <w:rPr>
            <w:noProof/>
            <w:webHidden/>
          </w:rPr>
          <w:instrText xml:space="preserve"> PAGEREF _Toc242621661 \h </w:instrText>
        </w:r>
        <w:r>
          <w:rPr>
            <w:noProof/>
            <w:webHidden/>
          </w:rPr>
        </w:r>
        <w:r>
          <w:rPr>
            <w:noProof/>
            <w:webHidden/>
          </w:rPr>
          <w:fldChar w:fldCharType="separate"/>
        </w:r>
        <w:r>
          <w:rPr>
            <w:noProof/>
            <w:webHidden/>
          </w:rPr>
          <w:t>1</w:t>
        </w:r>
        <w:r>
          <w:rPr>
            <w:noProof/>
            <w:webHidden/>
          </w:rPr>
          <w:fldChar w:fldCharType="end"/>
        </w:r>
      </w:hyperlink>
    </w:p>
    <w:p w14:paraId="3860AF6F" w14:textId="6A3090B9"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62" w:history="1">
        <w:r w:rsidRPr="0014428A">
          <w:rPr>
            <w:rStyle w:val="Hyperlink"/>
            <w:noProof/>
          </w:rPr>
          <w:t>7.1 Interpretation of findings</w:t>
        </w:r>
        <w:r>
          <w:rPr>
            <w:noProof/>
            <w:webHidden/>
          </w:rPr>
          <w:tab/>
        </w:r>
        <w:r>
          <w:rPr>
            <w:noProof/>
            <w:webHidden/>
          </w:rPr>
          <w:fldChar w:fldCharType="begin"/>
        </w:r>
        <w:r>
          <w:rPr>
            <w:noProof/>
            <w:webHidden/>
          </w:rPr>
          <w:instrText xml:space="preserve"> PAGEREF _Toc242621662 \h </w:instrText>
        </w:r>
        <w:r>
          <w:rPr>
            <w:noProof/>
            <w:webHidden/>
          </w:rPr>
        </w:r>
        <w:r>
          <w:rPr>
            <w:noProof/>
            <w:webHidden/>
          </w:rPr>
          <w:fldChar w:fldCharType="separate"/>
        </w:r>
        <w:r>
          <w:rPr>
            <w:noProof/>
            <w:webHidden/>
          </w:rPr>
          <w:t>1</w:t>
        </w:r>
        <w:r>
          <w:rPr>
            <w:noProof/>
            <w:webHidden/>
          </w:rPr>
          <w:fldChar w:fldCharType="end"/>
        </w:r>
      </w:hyperlink>
    </w:p>
    <w:p w14:paraId="7036FE9A" w14:textId="2C1CF1DB"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63" w:history="1">
        <w:r w:rsidRPr="0014428A">
          <w:rPr>
            <w:rStyle w:val="Hyperlink"/>
            <w:noProof/>
          </w:rPr>
          <w:t>7.2 Comparison with literature baselines and existing solutions</w:t>
        </w:r>
        <w:r>
          <w:rPr>
            <w:noProof/>
            <w:webHidden/>
          </w:rPr>
          <w:tab/>
        </w:r>
        <w:r>
          <w:rPr>
            <w:noProof/>
            <w:webHidden/>
          </w:rPr>
          <w:fldChar w:fldCharType="begin"/>
        </w:r>
        <w:r>
          <w:rPr>
            <w:noProof/>
            <w:webHidden/>
          </w:rPr>
          <w:instrText xml:space="preserve"> PAGEREF _Toc242621663 \h </w:instrText>
        </w:r>
        <w:r>
          <w:rPr>
            <w:noProof/>
            <w:webHidden/>
          </w:rPr>
        </w:r>
        <w:r>
          <w:rPr>
            <w:noProof/>
            <w:webHidden/>
          </w:rPr>
          <w:fldChar w:fldCharType="separate"/>
        </w:r>
        <w:r>
          <w:rPr>
            <w:noProof/>
            <w:webHidden/>
          </w:rPr>
          <w:t>1</w:t>
        </w:r>
        <w:r>
          <w:rPr>
            <w:noProof/>
            <w:webHidden/>
          </w:rPr>
          <w:fldChar w:fldCharType="end"/>
        </w:r>
      </w:hyperlink>
    </w:p>
    <w:p w14:paraId="08D24C84" w14:textId="106841FD"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64" w:history="1">
        <w:r w:rsidRPr="0014428A">
          <w:rPr>
            <w:rStyle w:val="Hyperlink"/>
            <w:noProof/>
          </w:rPr>
          <w:t>7.3 Research contribution</w:t>
        </w:r>
        <w:r>
          <w:rPr>
            <w:noProof/>
            <w:webHidden/>
          </w:rPr>
          <w:tab/>
        </w:r>
        <w:r>
          <w:rPr>
            <w:noProof/>
            <w:webHidden/>
          </w:rPr>
          <w:fldChar w:fldCharType="begin"/>
        </w:r>
        <w:r>
          <w:rPr>
            <w:noProof/>
            <w:webHidden/>
          </w:rPr>
          <w:instrText xml:space="preserve"> PAGEREF _Toc242621664 \h </w:instrText>
        </w:r>
        <w:r>
          <w:rPr>
            <w:noProof/>
            <w:webHidden/>
          </w:rPr>
        </w:r>
        <w:r>
          <w:rPr>
            <w:noProof/>
            <w:webHidden/>
          </w:rPr>
          <w:fldChar w:fldCharType="separate"/>
        </w:r>
        <w:r>
          <w:rPr>
            <w:noProof/>
            <w:webHidden/>
          </w:rPr>
          <w:t>1</w:t>
        </w:r>
        <w:r>
          <w:rPr>
            <w:noProof/>
            <w:webHidden/>
          </w:rPr>
          <w:fldChar w:fldCharType="end"/>
        </w:r>
      </w:hyperlink>
    </w:p>
    <w:p w14:paraId="06CE0D18" w14:textId="5C760DAA"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65" w:history="1">
        <w:r w:rsidRPr="0014428A">
          <w:rPr>
            <w:rStyle w:val="Hyperlink"/>
            <w:noProof/>
          </w:rPr>
          <w:t>7.4 Product contribution</w:t>
        </w:r>
        <w:r>
          <w:rPr>
            <w:noProof/>
            <w:webHidden/>
          </w:rPr>
          <w:tab/>
        </w:r>
        <w:r>
          <w:rPr>
            <w:noProof/>
            <w:webHidden/>
          </w:rPr>
          <w:fldChar w:fldCharType="begin"/>
        </w:r>
        <w:r>
          <w:rPr>
            <w:noProof/>
            <w:webHidden/>
          </w:rPr>
          <w:instrText xml:space="preserve"> PAGEREF _Toc242621665 \h </w:instrText>
        </w:r>
        <w:r>
          <w:rPr>
            <w:noProof/>
            <w:webHidden/>
          </w:rPr>
        </w:r>
        <w:r>
          <w:rPr>
            <w:noProof/>
            <w:webHidden/>
          </w:rPr>
          <w:fldChar w:fldCharType="separate"/>
        </w:r>
        <w:r>
          <w:rPr>
            <w:noProof/>
            <w:webHidden/>
          </w:rPr>
          <w:t>1</w:t>
        </w:r>
        <w:r>
          <w:rPr>
            <w:noProof/>
            <w:webHidden/>
          </w:rPr>
          <w:fldChar w:fldCharType="end"/>
        </w:r>
      </w:hyperlink>
    </w:p>
    <w:p w14:paraId="29D8FA7B" w14:textId="1E573C7A"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66" w:history="1">
        <w:r w:rsidRPr="0014428A">
          <w:rPr>
            <w:rStyle w:val="Hyperlink"/>
            <w:noProof/>
          </w:rPr>
          <w:t>7.5 Limitations and threats to validity</w:t>
        </w:r>
        <w:r>
          <w:rPr>
            <w:noProof/>
            <w:webHidden/>
          </w:rPr>
          <w:tab/>
        </w:r>
        <w:r>
          <w:rPr>
            <w:noProof/>
            <w:webHidden/>
          </w:rPr>
          <w:fldChar w:fldCharType="begin"/>
        </w:r>
        <w:r>
          <w:rPr>
            <w:noProof/>
            <w:webHidden/>
          </w:rPr>
          <w:instrText xml:space="preserve"> PAGEREF _Toc242621666 \h </w:instrText>
        </w:r>
        <w:r>
          <w:rPr>
            <w:noProof/>
            <w:webHidden/>
          </w:rPr>
        </w:r>
        <w:r>
          <w:rPr>
            <w:noProof/>
            <w:webHidden/>
          </w:rPr>
          <w:fldChar w:fldCharType="separate"/>
        </w:r>
        <w:r>
          <w:rPr>
            <w:noProof/>
            <w:webHidden/>
          </w:rPr>
          <w:t>1</w:t>
        </w:r>
        <w:r>
          <w:rPr>
            <w:noProof/>
            <w:webHidden/>
          </w:rPr>
          <w:fldChar w:fldCharType="end"/>
        </w:r>
      </w:hyperlink>
    </w:p>
    <w:p w14:paraId="040E1355" w14:textId="0EE592DA"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67" w:history="1">
        <w:r w:rsidRPr="0014428A">
          <w:rPr>
            <w:rStyle w:val="Hyperlink"/>
            <w:noProof/>
          </w:rPr>
          <w:t>7.6 Implications</w:t>
        </w:r>
        <w:r>
          <w:rPr>
            <w:noProof/>
            <w:webHidden/>
          </w:rPr>
          <w:tab/>
        </w:r>
        <w:r>
          <w:rPr>
            <w:noProof/>
            <w:webHidden/>
          </w:rPr>
          <w:fldChar w:fldCharType="begin"/>
        </w:r>
        <w:r>
          <w:rPr>
            <w:noProof/>
            <w:webHidden/>
          </w:rPr>
          <w:instrText xml:space="preserve"> PAGEREF _Toc242621667 \h </w:instrText>
        </w:r>
        <w:r>
          <w:rPr>
            <w:noProof/>
            <w:webHidden/>
          </w:rPr>
        </w:r>
        <w:r>
          <w:rPr>
            <w:noProof/>
            <w:webHidden/>
          </w:rPr>
          <w:fldChar w:fldCharType="separate"/>
        </w:r>
        <w:r>
          <w:rPr>
            <w:noProof/>
            <w:webHidden/>
          </w:rPr>
          <w:t>1</w:t>
        </w:r>
        <w:r>
          <w:rPr>
            <w:noProof/>
            <w:webHidden/>
          </w:rPr>
          <w:fldChar w:fldCharType="end"/>
        </w:r>
      </w:hyperlink>
    </w:p>
    <w:p w14:paraId="2B0864C5" w14:textId="52632E62"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68" w:history="1">
        <w:r w:rsidRPr="0014428A">
          <w:rPr>
            <w:rStyle w:val="Hyperlink"/>
            <w:noProof/>
          </w:rPr>
          <w:t>8.1 Value proposition and target users</w:t>
        </w:r>
        <w:r>
          <w:rPr>
            <w:noProof/>
            <w:webHidden/>
          </w:rPr>
          <w:tab/>
        </w:r>
        <w:r>
          <w:rPr>
            <w:noProof/>
            <w:webHidden/>
          </w:rPr>
          <w:fldChar w:fldCharType="begin"/>
        </w:r>
        <w:r>
          <w:rPr>
            <w:noProof/>
            <w:webHidden/>
          </w:rPr>
          <w:instrText xml:space="preserve"> PAGEREF _Toc242621668 \h </w:instrText>
        </w:r>
        <w:r>
          <w:rPr>
            <w:noProof/>
            <w:webHidden/>
          </w:rPr>
        </w:r>
        <w:r>
          <w:rPr>
            <w:noProof/>
            <w:webHidden/>
          </w:rPr>
          <w:fldChar w:fldCharType="separate"/>
        </w:r>
        <w:r>
          <w:rPr>
            <w:noProof/>
            <w:webHidden/>
          </w:rPr>
          <w:t>1</w:t>
        </w:r>
        <w:r>
          <w:rPr>
            <w:noProof/>
            <w:webHidden/>
          </w:rPr>
          <w:fldChar w:fldCharType="end"/>
        </w:r>
      </w:hyperlink>
    </w:p>
    <w:p w14:paraId="7C0E9894" w14:textId="442A30A8"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69" w:history="1">
        <w:r w:rsidRPr="0014428A">
          <w:rPr>
            <w:rStyle w:val="Hyperlink"/>
            <w:noProof/>
          </w:rPr>
          <w:t>8.2 Market and competitive position</w:t>
        </w:r>
        <w:r>
          <w:rPr>
            <w:noProof/>
            <w:webHidden/>
          </w:rPr>
          <w:tab/>
        </w:r>
        <w:r>
          <w:rPr>
            <w:noProof/>
            <w:webHidden/>
          </w:rPr>
          <w:fldChar w:fldCharType="begin"/>
        </w:r>
        <w:r>
          <w:rPr>
            <w:noProof/>
            <w:webHidden/>
          </w:rPr>
          <w:instrText xml:space="preserve"> PAGEREF _Toc242621669 \h </w:instrText>
        </w:r>
        <w:r>
          <w:rPr>
            <w:noProof/>
            <w:webHidden/>
          </w:rPr>
        </w:r>
        <w:r>
          <w:rPr>
            <w:noProof/>
            <w:webHidden/>
          </w:rPr>
          <w:fldChar w:fldCharType="separate"/>
        </w:r>
        <w:r>
          <w:rPr>
            <w:noProof/>
            <w:webHidden/>
          </w:rPr>
          <w:t>1</w:t>
        </w:r>
        <w:r>
          <w:rPr>
            <w:noProof/>
            <w:webHidden/>
          </w:rPr>
          <w:fldChar w:fldCharType="end"/>
        </w:r>
      </w:hyperlink>
    </w:p>
    <w:p w14:paraId="57005CC0" w14:textId="15E56C89"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70" w:history="1">
        <w:r w:rsidRPr="0014428A">
          <w:rPr>
            <w:rStyle w:val="Hyperlink"/>
            <w:noProof/>
          </w:rPr>
          <w:t>8.3 Business or sustainability model</w:t>
        </w:r>
        <w:r>
          <w:rPr>
            <w:noProof/>
            <w:webHidden/>
          </w:rPr>
          <w:tab/>
        </w:r>
        <w:r>
          <w:rPr>
            <w:noProof/>
            <w:webHidden/>
          </w:rPr>
          <w:fldChar w:fldCharType="begin"/>
        </w:r>
        <w:r>
          <w:rPr>
            <w:noProof/>
            <w:webHidden/>
          </w:rPr>
          <w:instrText xml:space="preserve"> PAGEREF _Toc242621670 \h </w:instrText>
        </w:r>
        <w:r>
          <w:rPr>
            <w:noProof/>
            <w:webHidden/>
          </w:rPr>
        </w:r>
        <w:r>
          <w:rPr>
            <w:noProof/>
            <w:webHidden/>
          </w:rPr>
          <w:fldChar w:fldCharType="separate"/>
        </w:r>
        <w:r>
          <w:rPr>
            <w:noProof/>
            <w:webHidden/>
          </w:rPr>
          <w:t>1</w:t>
        </w:r>
        <w:r>
          <w:rPr>
            <w:noProof/>
            <w:webHidden/>
          </w:rPr>
          <w:fldChar w:fldCharType="end"/>
        </w:r>
      </w:hyperlink>
    </w:p>
    <w:p w14:paraId="43F31CAC" w14:textId="09B489FA"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71" w:history="1">
        <w:r w:rsidRPr="0014428A">
          <w:rPr>
            <w:rStyle w:val="Hyperlink"/>
            <w:noProof/>
          </w:rPr>
          <w:t>8.4 Scalability intellectual property and compliance</w:t>
        </w:r>
        <w:r>
          <w:rPr>
            <w:noProof/>
            <w:webHidden/>
          </w:rPr>
          <w:tab/>
        </w:r>
        <w:r>
          <w:rPr>
            <w:noProof/>
            <w:webHidden/>
          </w:rPr>
          <w:fldChar w:fldCharType="begin"/>
        </w:r>
        <w:r>
          <w:rPr>
            <w:noProof/>
            <w:webHidden/>
          </w:rPr>
          <w:instrText xml:space="preserve"> PAGEREF _Toc242621671 \h </w:instrText>
        </w:r>
        <w:r>
          <w:rPr>
            <w:noProof/>
            <w:webHidden/>
          </w:rPr>
        </w:r>
        <w:r>
          <w:rPr>
            <w:noProof/>
            <w:webHidden/>
          </w:rPr>
          <w:fldChar w:fldCharType="separate"/>
        </w:r>
        <w:r>
          <w:rPr>
            <w:noProof/>
            <w:webHidden/>
          </w:rPr>
          <w:t>1</w:t>
        </w:r>
        <w:r>
          <w:rPr>
            <w:noProof/>
            <w:webHidden/>
          </w:rPr>
          <w:fldChar w:fldCharType="end"/>
        </w:r>
      </w:hyperlink>
    </w:p>
    <w:p w14:paraId="609FD40A" w14:textId="0F2CB45E"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72" w:history="1">
        <w:r w:rsidRPr="0014428A">
          <w:rPr>
            <w:rStyle w:val="Hyperlink"/>
            <w:noProof/>
          </w:rPr>
          <w:t>8.5 Contribution to the Sustainable Development Goals</w:t>
        </w:r>
        <w:r>
          <w:rPr>
            <w:noProof/>
            <w:webHidden/>
          </w:rPr>
          <w:tab/>
        </w:r>
        <w:r>
          <w:rPr>
            <w:noProof/>
            <w:webHidden/>
          </w:rPr>
          <w:fldChar w:fldCharType="begin"/>
        </w:r>
        <w:r>
          <w:rPr>
            <w:noProof/>
            <w:webHidden/>
          </w:rPr>
          <w:instrText xml:space="preserve"> PAGEREF _Toc242621672 \h </w:instrText>
        </w:r>
        <w:r>
          <w:rPr>
            <w:noProof/>
            <w:webHidden/>
          </w:rPr>
        </w:r>
        <w:r>
          <w:rPr>
            <w:noProof/>
            <w:webHidden/>
          </w:rPr>
          <w:fldChar w:fldCharType="separate"/>
        </w:r>
        <w:r>
          <w:rPr>
            <w:noProof/>
            <w:webHidden/>
          </w:rPr>
          <w:t>1</w:t>
        </w:r>
        <w:r>
          <w:rPr>
            <w:noProof/>
            <w:webHidden/>
          </w:rPr>
          <w:fldChar w:fldCharType="end"/>
        </w:r>
      </w:hyperlink>
    </w:p>
    <w:p w14:paraId="6E967080" w14:textId="27428750"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73" w:history="1">
        <w:r w:rsidRPr="0014428A">
          <w:rPr>
            <w:rStyle w:val="Hyperlink"/>
            <w:noProof/>
          </w:rPr>
          <w:t>9 CONCLUSION AND FUTURE DIRECTIONS</w:t>
        </w:r>
        <w:r>
          <w:rPr>
            <w:noProof/>
            <w:webHidden/>
          </w:rPr>
          <w:tab/>
        </w:r>
        <w:r>
          <w:rPr>
            <w:noProof/>
            <w:webHidden/>
          </w:rPr>
          <w:fldChar w:fldCharType="begin"/>
        </w:r>
        <w:r>
          <w:rPr>
            <w:noProof/>
            <w:webHidden/>
          </w:rPr>
          <w:instrText xml:space="preserve"> PAGEREF _Toc242621673 \h </w:instrText>
        </w:r>
        <w:r>
          <w:rPr>
            <w:noProof/>
            <w:webHidden/>
          </w:rPr>
        </w:r>
        <w:r>
          <w:rPr>
            <w:noProof/>
            <w:webHidden/>
          </w:rPr>
          <w:fldChar w:fldCharType="separate"/>
        </w:r>
        <w:r>
          <w:rPr>
            <w:noProof/>
            <w:webHidden/>
          </w:rPr>
          <w:t>1</w:t>
        </w:r>
        <w:r>
          <w:rPr>
            <w:noProof/>
            <w:webHidden/>
          </w:rPr>
          <w:fldChar w:fldCharType="end"/>
        </w:r>
      </w:hyperlink>
    </w:p>
    <w:p w14:paraId="1C66DBC8" w14:textId="49FA8DF5"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74" w:history="1">
        <w:r w:rsidRPr="0014428A">
          <w:rPr>
            <w:rStyle w:val="Hyperlink"/>
            <w:noProof/>
          </w:rPr>
          <w:t>9.1 Conclusion</w:t>
        </w:r>
        <w:r>
          <w:rPr>
            <w:noProof/>
            <w:webHidden/>
          </w:rPr>
          <w:tab/>
        </w:r>
        <w:r>
          <w:rPr>
            <w:noProof/>
            <w:webHidden/>
          </w:rPr>
          <w:fldChar w:fldCharType="begin"/>
        </w:r>
        <w:r>
          <w:rPr>
            <w:noProof/>
            <w:webHidden/>
          </w:rPr>
          <w:instrText xml:space="preserve"> PAGEREF _Toc242621674 \h </w:instrText>
        </w:r>
        <w:r>
          <w:rPr>
            <w:noProof/>
            <w:webHidden/>
          </w:rPr>
        </w:r>
        <w:r>
          <w:rPr>
            <w:noProof/>
            <w:webHidden/>
          </w:rPr>
          <w:fldChar w:fldCharType="separate"/>
        </w:r>
        <w:r>
          <w:rPr>
            <w:noProof/>
            <w:webHidden/>
          </w:rPr>
          <w:t>1</w:t>
        </w:r>
        <w:r>
          <w:rPr>
            <w:noProof/>
            <w:webHidden/>
          </w:rPr>
          <w:fldChar w:fldCharType="end"/>
        </w:r>
      </w:hyperlink>
    </w:p>
    <w:p w14:paraId="310A561B" w14:textId="18AB48CD"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75" w:history="1">
        <w:r w:rsidRPr="0014428A">
          <w:rPr>
            <w:rStyle w:val="Hyperlink"/>
            <w:noProof/>
          </w:rPr>
          <w:t>9.2 Achievement of objectives</w:t>
        </w:r>
        <w:r>
          <w:rPr>
            <w:noProof/>
            <w:webHidden/>
          </w:rPr>
          <w:tab/>
        </w:r>
        <w:r>
          <w:rPr>
            <w:noProof/>
            <w:webHidden/>
          </w:rPr>
          <w:fldChar w:fldCharType="begin"/>
        </w:r>
        <w:r>
          <w:rPr>
            <w:noProof/>
            <w:webHidden/>
          </w:rPr>
          <w:instrText xml:space="preserve"> PAGEREF _Toc242621675 \h </w:instrText>
        </w:r>
        <w:r>
          <w:rPr>
            <w:noProof/>
            <w:webHidden/>
          </w:rPr>
        </w:r>
        <w:r>
          <w:rPr>
            <w:noProof/>
            <w:webHidden/>
          </w:rPr>
          <w:fldChar w:fldCharType="separate"/>
        </w:r>
        <w:r>
          <w:rPr>
            <w:noProof/>
            <w:webHidden/>
          </w:rPr>
          <w:t>1</w:t>
        </w:r>
        <w:r>
          <w:rPr>
            <w:noProof/>
            <w:webHidden/>
          </w:rPr>
          <w:fldChar w:fldCharType="end"/>
        </w:r>
      </w:hyperlink>
    </w:p>
    <w:p w14:paraId="74962A77" w14:textId="784E4DFF"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76" w:history="1">
        <w:r w:rsidRPr="0014428A">
          <w:rPr>
            <w:rStyle w:val="Hyperlink"/>
            <w:noProof/>
          </w:rPr>
          <w:t>9.3 Individual research and product contributions</w:t>
        </w:r>
        <w:r>
          <w:rPr>
            <w:noProof/>
            <w:webHidden/>
          </w:rPr>
          <w:tab/>
        </w:r>
        <w:r>
          <w:rPr>
            <w:noProof/>
            <w:webHidden/>
          </w:rPr>
          <w:fldChar w:fldCharType="begin"/>
        </w:r>
        <w:r>
          <w:rPr>
            <w:noProof/>
            <w:webHidden/>
          </w:rPr>
          <w:instrText xml:space="preserve"> PAGEREF _Toc242621676 \h </w:instrText>
        </w:r>
        <w:r>
          <w:rPr>
            <w:noProof/>
            <w:webHidden/>
          </w:rPr>
        </w:r>
        <w:r>
          <w:rPr>
            <w:noProof/>
            <w:webHidden/>
          </w:rPr>
          <w:fldChar w:fldCharType="separate"/>
        </w:r>
        <w:r>
          <w:rPr>
            <w:noProof/>
            <w:webHidden/>
          </w:rPr>
          <w:t>1</w:t>
        </w:r>
        <w:r>
          <w:rPr>
            <w:noProof/>
            <w:webHidden/>
          </w:rPr>
          <w:fldChar w:fldCharType="end"/>
        </w:r>
      </w:hyperlink>
    </w:p>
    <w:p w14:paraId="3FE7FD35" w14:textId="4BBDB845"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77" w:history="1">
        <w:r w:rsidRPr="0014428A">
          <w:rPr>
            <w:rStyle w:val="Hyperlink"/>
            <w:noProof/>
          </w:rPr>
          <w:t>9.4 Future directions</w:t>
        </w:r>
        <w:r>
          <w:rPr>
            <w:noProof/>
            <w:webHidden/>
          </w:rPr>
          <w:tab/>
        </w:r>
        <w:r>
          <w:rPr>
            <w:noProof/>
            <w:webHidden/>
          </w:rPr>
          <w:fldChar w:fldCharType="begin"/>
        </w:r>
        <w:r>
          <w:rPr>
            <w:noProof/>
            <w:webHidden/>
          </w:rPr>
          <w:instrText xml:space="preserve"> PAGEREF _Toc242621677 \h </w:instrText>
        </w:r>
        <w:r>
          <w:rPr>
            <w:noProof/>
            <w:webHidden/>
          </w:rPr>
        </w:r>
        <w:r>
          <w:rPr>
            <w:noProof/>
            <w:webHidden/>
          </w:rPr>
          <w:fldChar w:fldCharType="separate"/>
        </w:r>
        <w:r>
          <w:rPr>
            <w:noProof/>
            <w:webHidden/>
          </w:rPr>
          <w:t>1</w:t>
        </w:r>
        <w:r>
          <w:rPr>
            <w:noProof/>
            <w:webHidden/>
          </w:rPr>
          <w:fldChar w:fldCharType="end"/>
        </w:r>
      </w:hyperlink>
    </w:p>
    <w:p w14:paraId="41E9BC56" w14:textId="34390193"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78" w:history="1">
        <w:r w:rsidRPr="0014428A">
          <w:rPr>
            <w:rStyle w:val="Hyperlink"/>
            <w:noProof/>
          </w:rPr>
          <w:t>REFERENCES</w:t>
        </w:r>
        <w:r>
          <w:rPr>
            <w:noProof/>
            <w:webHidden/>
          </w:rPr>
          <w:tab/>
        </w:r>
        <w:r>
          <w:rPr>
            <w:noProof/>
            <w:webHidden/>
          </w:rPr>
          <w:fldChar w:fldCharType="begin"/>
        </w:r>
        <w:r>
          <w:rPr>
            <w:noProof/>
            <w:webHidden/>
          </w:rPr>
          <w:instrText xml:space="preserve"> PAGEREF _Toc242621678 \h </w:instrText>
        </w:r>
        <w:r>
          <w:rPr>
            <w:noProof/>
            <w:webHidden/>
          </w:rPr>
        </w:r>
        <w:r>
          <w:rPr>
            <w:noProof/>
            <w:webHidden/>
          </w:rPr>
          <w:fldChar w:fldCharType="separate"/>
        </w:r>
        <w:r>
          <w:rPr>
            <w:noProof/>
            <w:webHidden/>
          </w:rPr>
          <w:t>1</w:t>
        </w:r>
        <w:r>
          <w:rPr>
            <w:noProof/>
            <w:webHidden/>
          </w:rPr>
          <w:fldChar w:fldCharType="end"/>
        </w:r>
      </w:hyperlink>
    </w:p>
    <w:p w14:paraId="3EEB002A" w14:textId="79A0E273"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79" w:history="1">
        <w:r w:rsidRPr="0014428A">
          <w:rPr>
            <w:rStyle w:val="Hyperlink"/>
            <w:noProof/>
          </w:rPr>
          <w:t>GLOSSARY</w:t>
        </w:r>
        <w:r>
          <w:rPr>
            <w:noProof/>
            <w:webHidden/>
          </w:rPr>
          <w:tab/>
        </w:r>
        <w:r>
          <w:rPr>
            <w:noProof/>
            <w:webHidden/>
          </w:rPr>
          <w:fldChar w:fldCharType="begin"/>
        </w:r>
        <w:r>
          <w:rPr>
            <w:noProof/>
            <w:webHidden/>
          </w:rPr>
          <w:instrText xml:space="preserve"> PAGEREF _Toc242621679 \h </w:instrText>
        </w:r>
        <w:r>
          <w:rPr>
            <w:noProof/>
            <w:webHidden/>
          </w:rPr>
        </w:r>
        <w:r>
          <w:rPr>
            <w:noProof/>
            <w:webHidden/>
          </w:rPr>
          <w:fldChar w:fldCharType="separate"/>
        </w:r>
        <w:r>
          <w:rPr>
            <w:noProof/>
            <w:webHidden/>
          </w:rPr>
          <w:t>1</w:t>
        </w:r>
        <w:r>
          <w:rPr>
            <w:noProof/>
            <w:webHidden/>
          </w:rPr>
          <w:fldChar w:fldCharType="end"/>
        </w:r>
      </w:hyperlink>
    </w:p>
    <w:p w14:paraId="58722BB0" w14:textId="5746427B"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80" w:history="1">
        <w:r w:rsidRPr="0014428A">
          <w:rPr>
            <w:rStyle w:val="Hyperlink"/>
            <w:noProof/>
          </w:rPr>
          <w:t>APPENDICES</w:t>
        </w:r>
        <w:r>
          <w:rPr>
            <w:noProof/>
            <w:webHidden/>
          </w:rPr>
          <w:tab/>
        </w:r>
        <w:r>
          <w:rPr>
            <w:noProof/>
            <w:webHidden/>
          </w:rPr>
          <w:fldChar w:fldCharType="begin"/>
        </w:r>
        <w:r>
          <w:rPr>
            <w:noProof/>
            <w:webHidden/>
          </w:rPr>
          <w:instrText xml:space="preserve"> PAGEREF _Toc242621680 \h </w:instrText>
        </w:r>
        <w:r>
          <w:rPr>
            <w:noProof/>
            <w:webHidden/>
          </w:rPr>
        </w:r>
        <w:r>
          <w:rPr>
            <w:noProof/>
            <w:webHidden/>
          </w:rPr>
          <w:fldChar w:fldCharType="separate"/>
        </w:r>
        <w:r>
          <w:rPr>
            <w:noProof/>
            <w:webHidden/>
          </w:rPr>
          <w:t>1</w:t>
        </w:r>
        <w:r>
          <w:rPr>
            <w:noProof/>
            <w:webHidden/>
          </w:rPr>
          <w:fldChar w:fldCharType="end"/>
        </w:r>
      </w:hyperlink>
    </w:p>
    <w:p w14:paraId="2F02F660" w14:textId="3D0F007B"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81" w:history="1">
        <w:r w:rsidRPr="0014428A">
          <w:rPr>
            <w:rStyle w:val="Hyperlink"/>
            <w:noProof/>
          </w:rPr>
          <w:t>Appendix A Research instruments or extended results</w:t>
        </w:r>
        <w:r>
          <w:rPr>
            <w:noProof/>
            <w:webHidden/>
          </w:rPr>
          <w:tab/>
        </w:r>
        <w:r>
          <w:rPr>
            <w:noProof/>
            <w:webHidden/>
          </w:rPr>
          <w:fldChar w:fldCharType="begin"/>
        </w:r>
        <w:r>
          <w:rPr>
            <w:noProof/>
            <w:webHidden/>
          </w:rPr>
          <w:instrText xml:space="preserve"> PAGEREF _Toc242621681 \h </w:instrText>
        </w:r>
        <w:r>
          <w:rPr>
            <w:noProof/>
            <w:webHidden/>
          </w:rPr>
        </w:r>
        <w:r>
          <w:rPr>
            <w:noProof/>
            <w:webHidden/>
          </w:rPr>
          <w:fldChar w:fldCharType="separate"/>
        </w:r>
        <w:r>
          <w:rPr>
            <w:noProof/>
            <w:webHidden/>
          </w:rPr>
          <w:t>1</w:t>
        </w:r>
        <w:r>
          <w:rPr>
            <w:noProof/>
            <w:webHidden/>
          </w:rPr>
          <w:fldChar w:fldCharType="end"/>
        </w:r>
      </w:hyperlink>
    </w:p>
    <w:p w14:paraId="1FB288E2" w14:textId="1E81E80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82" w:history="1">
        <w:r w:rsidRPr="0014428A">
          <w:rPr>
            <w:rStyle w:val="Hyperlink"/>
            <w:noProof/>
          </w:rPr>
          <w:t>Appendix B Academic integrity and AI use disclosure</w:t>
        </w:r>
        <w:r>
          <w:rPr>
            <w:noProof/>
            <w:webHidden/>
          </w:rPr>
          <w:tab/>
        </w:r>
        <w:r>
          <w:rPr>
            <w:noProof/>
            <w:webHidden/>
          </w:rPr>
          <w:fldChar w:fldCharType="begin"/>
        </w:r>
        <w:r>
          <w:rPr>
            <w:noProof/>
            <w:webHidden/>
          </w:rPr>
          <w:instrText xml:space="preserve"> PAGEREF _Toc242621682 \h </w:instrText>
        </w:r>
        <w:r>
          <w:rPr>
            <w:noProof/>
            <w:webHidden/>
          </w:rPr>
        </w:r>
        <w:r>
          <w:rPr>
            <w:noProof/>
            <w:webHidden/>
          </w:rPr>
          <w:fldChar w:fldCharType="separate"/>
        </w:r>
        <w:r>
          <w:rPr>
            <w:noProof/>
            <w:webHidden/>
          </w:rPr>
          <w:t>1</w:t>
        </w:r>
        <w:r>
          <w:rPr>
            <w:noProof/>
            <w:webHidden/>
          </w:rPr>
          <w:fldChar w:fldCharType="end"/>
        </w:r>
      </w:hyperlink>
    </w:p>
    <w:p w14:paraId="1F3A0EEF" w14:textId="60BEB027"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83" w:history="1">
        <w:r w:rsidRPr="0014428A">
          <w:rPr>
            <w:rStyle w:val="Hyperlink"/>
            <w:noProof/>
          </w:rPr>
          <w:t>Appendix C Local verification commands</w:t>
        </w:r>
        <w:r>
          <w:rPr>
            <w:noProof/>
            <w:webHidden/>
          </w:rPr>
          <w:tab/>
        </w:r>
        <w:r>
          <w:rPr>
            <w:noProof/>
            <w:webHidden/>
          </w:rPr>
          <w:fldChar w:fldCharType="begin"/>
        </w:r>
        <w:r>
          <w:rPr>
            <w:noProof/>
            <w:webHidden/>
          </w:rPr>
          <w:instrText xml:space="preserve"> PAGEREF _Toc242621683 \h </w:instrText>
        </w:r>
        <w:r>
          <w:rPr>
            <w:noProof/>
            <w:webHidden/>
          </w:rPr>
        </w:r>
        <w:r>
          <w:rPr>
            <w:noProof/>
            <w:webHidden/>
          </w:rPr>
          <w:fldChar w:fldCharType="separate"/>
        </w:r>
        <w:r>
          <w:rPr>
            <w:noProof/>
            <w:webHidden/>
          </w:rPr>
          <w:t>1</w:t>
        </w:r>
        <w:r>
          <w:rPr>
            <w:noProof/>
            <w:webHidden/>
          </w:rPr>
          <w:fldChar w:fldCharType="end"/>
        </w:r>
      </w:hyperlink>
    </w:p>
    <w:p w14:paraId="115BAF95" w14:textId="45B52F58"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84" w:history="1">
        <w:r w:rsidRPr="0014428A">
          <w:rPr>
            <w:rStyle w:val="Hyperlink"/>
            <w:noProof/>
          </w:rPr>
          <w:t>Appendix D Synthetic analysis demonstration</w:t>
        </w:r>
        <w:r>
          <w:rPr>
            <w:noProof/>
            <w:webHidden/>
          </w:rPr>
          <w:tab/>
        </w:r>
        <w:r>
          <w:rPr>
            <w:noProof/>
            <w:webHidden/>
          </w:rPr>
          <w:fldChar w:fldCharType="begin"/>
        </w:r>
        <w:r>
          <w:rPr>
            <w:noProof/>
            <w:webHidden/>
          </w:rPr>
          <w:instrText xml:space="preserve"> PAGEREF _Toc242621684 \h </w:instrText>
        </w:r>
        <w:r>
          <w:rPr>
            <w:noProof/>
            <w:webHidden/>
          </w:rPr>
        </w:r>
        <w:r>
          <w:rPr>
            <w:noProof/>
            <w:webHidden/>
          </w:rPr>
          <w:fldChar w:fldCharType="separate"/>
        </w:r>
        <w:r>
          <w:rPr>
            <w:noProof/>
            <w:webHidden/>
          </w:rPr>
          <w:t>1</w:t>
        </w:r>
        <w:r>
          <w:rPr>
            <w:noProof/>
            <w:webHidden/>
          </w:rPr>
          <w:fldChar w:fldCharType="end"/>
        </w:r>
      </w:hyperlink>
    </w:p>
    <w:p w14:paraId="0F3A45B1" w14:textId="056BA8EB" w:rsidR="004112D5" w:rsidRDefault="00000000">
      <w:r>
        <w:fldChar w:fldCharType="end"/>
      </w:r>
    </w:p>
    <w:p w14:paraId="4EB34D80" w14:textId="7C671CC5" w:rsidR="00C73A1E" w:rsidRDefault="00000000">
      <w:pPr>
        <w:pStyle w:val="TOC1"/>
        <w:tabs>
          <w:tab w:val="right" w:leader="dot" w:pos="8211"/>
        </w:tabs>
        <w:rPr>
          <w:rFonts w:asciiTheme="minorHAnsi" w:hAnsiTheme="minorHAnsi"/>
          <w:noProof/>
          <w:color w:val="auto"/>
          <w:kern w:val="2"/>
          <w:szCs w:val="24"/>
          <w:lang w:bidi="si-LK"/>
          <w14:ligatures w14:val="standardContextual"/>
        </w:rPr>
      </w:pPr>
      <w:r>
        <w:fldChar w:fldCharType="begin"/>
      </w:r>
      <w:r>
        <w:instrText xml:space="preserve"> TOC \o "1-3" \h \z \u </w:instrText>
      </w:r>
      <w:r>
        <w:fldChar w:fldCharType="separate"/>
      </w:r>
      <w:hyperlink w:anchor="_Toc242621685" w:history="1">
        <w:r w:rsidR="00C73A1E" w:rsidRPr="00683EB9">
          <w:rPr>
            <w:rStyle w:val="Hyperlink"/>
            <w:noProof/>
          </w:rPr>
          <w:t>1 INTRODUCTION</w:t>
        </w:r>
        <w:r w:rsidR="00C73A1E">
          <w:rPr>
            <w:noProof/>
            <w:webHidden/>
          </w:rPr>
          <w:tab/>
        </w:r>
        <w:r w:rsidR="00C73A1E">
          <w:rPr>
            <w:noProof/>
            <w:webHidden/>
          </w:rPr>
          <w:fldChar w:fldCharType="begin"/>
        </w:r>
        <w:r w:rsidR="00C73A1E">
          <w:rPr>
            <w:noProof/>
            <w:webHidden/>
          </w:rPr>
          <w:instrText xml:space="preserve"> PAGEREF _Toc242621685 \h </w:instrText>
        </w:r>
        <w:r w:rsidR="00C73A1E">
          <w:rPr>
            <w:noProof/>
            <w:webHidden/>
          </w:rPr>
        </w:r>
        <w:r w:rsidR="00C73A1E">
          <w:rPr>
            <w:noProof/>
            <w:webHidden/>
          </w:rPr>
          <w:fldChar w:fldCharType="separate"/>
        </w:r>
        <w:r w:rsidR="00C73A1E">
          <w:rPr>
            <w:noProof/>
            <w:webHidden/>
          </w:rPr>
          <w:t>1</w:t>
        </w:r>
        <w:r w:rsidR="00C73A1E">
          <w:rPr>
            <w:noProof/>
            <w:webHidden/>
          </w:rPr>
          <w:fldChar w:fldCharType="end"/>
        </w:r>
      </w:hyperlink>
    </w:p>
    <w:p w14:paraId="4FB110EC" w14:textId="7B1B1761"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86" w:history="1">
        <w:r w:rsidRPr="00683EB9">
          <w:rPr>
            <w:rStyle w:val="Hyperlink"/>
            <w:noProof/>
          </w:rPr>
          <w:t>1.1 Overall project context</w:t>
        </w:r>
        <w:r>
          <w:rPr>
            <w:noProof/>
            <w:webHidden/>
          </w:rPr>
          <w:tab/>
        </w:r>
        <w:r>
          <w:rPr>
            <w:noProof/>
            <w:webHidden/>
          </w:rPr>
          <w:fldChar w:fldCharType="begin"/>
        </w:r>
        <w:r>
          <w:rPr>
            <w:noProof/>
            <w:webHidden/>
          </w:rPr>
          <w:instrText xml:space="preserve"> PAGEREF _Toc242621686 \h </w:instrText>
        </w:r>
        <w:r>
          <w:rPr>
            <w:noProof/>
            <w:webHidden/>
          </w:rPr>
        </w:r>
        <w:r>
          <w:rPr>
            <w:noProof/>
            <w:webHidden/>
          </w:rPr>
          <w:fldChar w:fldCharType="separate"/>
        </w:r>
        <w:r>
          <w:rPr>
            <w:noProof/>
            <w:webHidden/>
          </w:rPr>
          <w:t>1</w:t>
        </w:r>
        <w:r>
          <w:rPr>
            <w:noProof/>
            <w:webHidden/>
          </w:rPr>
          <w:fldChar w:fldCharType="end"/>
        </w:r>
      </w:hyperlink>
    </w:p>
    <w:p w14:paraId="56E31D60" w14:textId="586A5AC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87" w:history="1">
        <w:r w:rsidRPr="00683EB9">
          <w:rPr>
            <w:rStyle w:val="Hyperlink"/>
            <w:noProof/>
          </w:rPr>
          <w:t>1.2 Individual component context</w:t>
        </w:r>
        <w:r>
          <w:rPr>
            <w:noProof/>
            <w:webHidden/>
          </w:rPr>
          <w:tab/>
        </w:r>
        <w:r>
          <w:rPr>
            <w:noProof/>
            <w:webHidden/>
          </w:rPr>
          <w:fldChar w:fldCharType="begin"/>
        </w:r>
        <w:r>
          <w:rPr>
            <w:noProof/>
            <w:webHidden/>
          </w:rPr>
          <w:instrText xml:space="preserve"> PAGEREF _Toc242621687 \h </w:instrText>
        </w:r>
        <w:r>
          <w:rPr>
            <w:noProof/>
            <w:webHidden/>
          </w:rPr>
        </w:r>
        <w:r>
          <w:rPr>
            <w:noProof/>
            <w:webHidden/>
          </w:rPr>
          <w:fldChar w:fldCharType="separate"/>
        </w:r>
        <w:r>
          <w:rPr>
            <w:noProof/>
            <w:webHidden/>
          </w:rPr>
          <w:t>1</w:t>
        </w:r>
        <w:r>
          <w:rPr>
            <w:noProof/>
            <w:webHidden/>
          </w:rPr>
          <w:fldChar w:fldCharType="end"/>
        </w:r>
      </w:hyperlink>
    </w:p>
    <w:p w14:paraId="61EADE70" w14:textId="52CE022D"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88" w:history="1">
        <w:r w:rsidRPr="00683EB9">
          <w:rPr>
            <w:rStyle w:val="Hyperlink"/>
            <w:noProof/>
          </w:rPr>
          <w:t>1.3 Problem statement</w:t>
        </w:r>
        <w:r>
          <w:rPr>
            <w:noProof/>
            <w:webHidden/>
          </w:rPr>
          <w:tab/>
        </w:r>
        <w:r>
          <w:rPr>
            <w:noProof/>
            <w:webHidden/>
          </w:rPr>
          <w:fldChar w:fldCharType="begin"/>
        </w:r>
        <w:r>
          <w:rPr>
            <w:noProof/>
            <w:webHidden/>
          </w:rPr>
          <w:instrText xml:space="preserve"> PAGEREF _Toc242621688 \h </w:instrText>
        </w:r>
        <w:r>
          <w:rPr>
            <w:noProof/>
            <w:webHidden/>
          </w:rPr>
        </w:r>
        <w:r>
          <w:rPr>
            <w:noProof/>
            <w:webHidden/>
          </w:rPr>
          <w:fldChar w:fldCharType="separate"/>
        </w:r>
        <w:r>
          <w:rPr>
            <w:noProof/>
            <w:webHidden/>
          </w:rPr>
          <w:t>1</w:t>
        </w:r>
        <w:r>
          <w:rPr>
            <w:noProof/>
            <w:webHidden/>
          </w:rPr>
          <w:fldChar w:fldCharType="end"/>
        </w:r>
      </w:hyperlink>
    </w:p>
    <w:p w14:paraId="0A64647A" w14:textId="76239FC5"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89" w:history="1">
        <w:r w:rsidRPr="00683EB9">
          <w:rPr>
            <w:rStyle w:val="Hyperlink"/>
            <w:noProof/>
          </w:rPr>
          <w:t>1.4 Research gap</w:t>
        </w:r>
        <w:r>
          <w:rPr>
            <w:noProof/>
            <w:webHidden/>
          </w:rPr>
          <w:tab/>
        </w:r>
        <w:r>
          <w:rPr>
            <w:noProof/>
            <w:webHidden/>
          </w:rPr>
          <w:fldChar w:fldCharType="begin"/>
        </w:r>
        <w:r>
          <w:rPr>
            <w:noProof/>
            <w:webHidden/>
          </w:rPr>
          <w:instrText xml:space="preserve"> PAGEREF _Toc242621689 \h </w:instrText>
        </w:r>
        <w:r>
          <w:rPr>
            <w:noProof/>
            <w:webHidden/>
          </w:rPr>
        </w:r>
        <w:r>
          <w:rPr>
            <w:noProof/>
            <w:webHidden/>
          </w:rPr>
          <w:fldChar w:fldCharType="separate"/>
        </w:r>
        <w:r>
          <w:rPr>
            <w:noProof/>
            <w:webHidden/>
          </w:rPr>
          <w:t>1</w:t>
        </w:r>
        <w:r>
          <w:rPr>
            <w:noProof/>
            <w:webHidden/>
          </w:rPr>
          <w:fldChar w:fldCharType="end"/>
        </w:r>
      </w:hyperlink>
    </w:p>
    <w:p w14:paraId="486F647A" w14:textId="76375C05"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90" w:history="1">
        <w:r w:rsidRPr="00683EB9">
          <w:rPr>
            <w:rStyle w:val="Hyperlink"/>
            <w:noProof/>
          </w:rPr>
          <w:t>1.5 Aim and objectives</w:t>
        </w:r>
        <w:r>
          <w:rPr>
            <w:noProof/>
            <w:webHidden/>
          </w:rPr>
          <w:tab/>
        </w:r>
        <w:r>
          <w:rPr>
            <w:noProof/>
            <w:webHidden/>
          </w:rPr>
          <w:fldChar w:fldCharType="begin"/>
        </w:r>
        <w:r>
          <w:rPr>
            <w:noProof/>
            <w:webHidden/>
          </w:rPr>
          <w:instrText xml:space="preserve"> PAGEREF _Toc242621690 \h </w:instrText>
        </w:r>
        <w:r>
          <w:rPr>
            <w:noProof/>
            <w:webHidden/>
          </w:rPr>
        </w:r>
        <w:r>
          <w:rPr>
            <w:noProof/>
            <w:webHidden/>
          </w:rPr>
          <w:fldChar w:fldCharType="separate"/>
        </w:r>
        <w:r>
          <w:rPr>
            <w:noProof/>
            <w:webHidden/>
          </w:rPr>
          <w:t>1</w:t>
        </w:r>
        <w:r>
          <w:rPr>
            <w:noProof/>
            <w:webHidden/>
          </w:rPr>
          <w:fldChar w:fldCharType="end"/>
        </w:r>
      </w:hyperlink>
    </w:p>
    <w:p w14:paraId="746E7316" w14:textId="4E096C53"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91" w:history="1">
        <w:r w:rsidRPr="00683EB9">
          <w:rPr>
            <w:rStyle w:val="Hyperlink"/>
            <w:noProof/>
          </w:rPr>
          <w:t>1.6 Research questions or hypotheses</w:t>
        </w:r>
        <w:r>
          <w:rPr>
            <w:noProof/>
            <w:webHidden/>
          </w:rPr>
          <w:tab/>
        </w:r>
        <w:r>
          <w:rPr>
            <w:noProof/>
            <w:webHidden/>
          </w:rPr>
          <w:fldChar w:fldCharType="begin"/>
        </w:r>
        <w:r>
          <w:rPr>
            <w:noProof/>
            <w:webHidden/>
          </w:rPr>
          <w:instrText xml:space="preserve"> PAGEREF _Toc242621691 \h </w:instrText>
        </w:r>
        <w:r>
          <w:rPr>
            <w:noProof/>
            <w:webHidden/>
          </w:rPr>
        </w:r>
        <w:r>
          <w:rPr>
            <w:noProof/>
            <w:webHidden/>
          </w:rPr>
          <w:fldChar w:fldCharType="separate"/>
        </w:r>
        <w:r>
          <w:rPr>
            <w:noProof/>
            <w:webHidden/>
          </w:rPr>
          <w:t>1</w:t>
        </w:r>
        <w:r>
          <w:rPr>
            <w:noProof/>
            <w:webHidden/>
          </w:rPr>
          <w:fldChar w:fldCharType="end"/>
        </w:r>
      </w:hyperlink>
    </w:p>
    <w:p w14:paraId="4C41F9DE" w14:textId="0279D187"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92" w:history="1">
        <w:r w:rsidRPr="00683EB9">
          <w:rPr>
            <w:rStyle w:val="Hyperlink"/>
            <w:noProof/>
          </w:rPr>
          <w:t>1.7 Scope limitations and assumptions</w:t>
        </w:r>
        <w:r>
          <w:rPr>
            <w:noProof/>
            <w:webHidden/>
          </w:rPr>
          <w:tab/>
        </w:r>
        <w:r>
          <w:rPr>
            <w:noProof/>
            <w:webHidden/>
          </w:rPr>
          <w:fldChar w:fldCharType="begin"/>
        </w:r>
        <w:r>
          <w:rPr>
            <w:noProof/>
            <w:webHidden/>
          </w:rPr>
          <w:instrText xml:space="preserve"> PAGEREF _Toc242621692 \h </w:instrText>
        </w:r>
        <w:r>
          <w:rPr>
            <w:noProof/>
            <w:webHidden/>
          </w:rPr>
        </w:r>
        <w:r>
          <w:rPr>
            <w:noProof/>
            <w:webHidden/>
          </w:rPr>
          <w:fldChar w:fldCharType="separate"/>
        </w:r>
        <w:r>
          <w:rPr>
            <w:noProof/>
            <w:webHidden/>
          </w:rPr>
          <w:t>1</w:t>
        </w:r>
        <w:r>
          <w:rPr>
            <w:noProof/>
            <w:webHidden/>
          </w:rPr>
          <w:fldChar w:fldCharType="end"/>
        </w:r>
      </w:hyperlink>
    </w:p>
    <w:p w14:paraId="1A1BA2A0" w14:textId="2840BBCC"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93" w:history="1">
        <w:r w:rsidRPr="00683EB9">
          <w:rPr>
            <w:rStyle w:val="Hyperlink"/>
            <w:noProof/>
          </w:rPr>
          <w:t>1.8 Individual contribution</w:t>
        </w:r>
        <w:r>
          <w:rPr>
            <w:noProof/>
            <w:webHidden/>
          </w:rPr>
          <w:tab/>
        </w:r>
        <w:r>
          <w:rPr>
            <w:noProof/>
            <w:webHidden/>
          </w:rPr>
          <w:fldChar w:fldCharType="begin"/>
        </w:r>
        <w:r>
          <w:rPr>
            <w:noProof/>
            <w:webHidden/>
          </w:rPr>
          <w:instrText xml:space="preserve"> PAGEREF _Toc242621693 \h </w:instrText>
        </w:r>
        <w:r>
          <w:rPr>
            <w:noProof/>
            <w:webHidden/>
          </w:rPr>
        </w:r>
        <w:r>
          <w:rPr>
            <w:noProof/>
            <w:webHidden/>
          </w:rPr>
          <w:fldChar w:fldCharType="separate"/>
        </w:r>
        <w:r>
          <w:rPr>
            <w:noProof/>
            <w:webHidden/>
          </w:rPr>
          <w:t>1</w:t>
        </w:r>
        <w:r>
          <w:rPr>
            <w:noProof/>
            <w:webHidden/>
          </w:rPr>
          <w:fldChar w:fldCharType="end"/>
        </w:r>
      </w:hyperlink>
    </w:p>
    <w:p w14:paraId="313A99F6" w14:textId="5142E16C"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94" w:history="1">
        <w:r w:rsidRPr="00683EB9">
          <w:rPr>
            <w:rStyle w:val="Hyperlink"/>
            <w:noProof/>
          </w:rPr>
          <w:t>1.9 Thesis structure</w:t>
        </w:r>
        <w:r>
          <w:rPr>
            <w:noProof/>
            <w:webHidden/>
          </w:rPr>
          <w:tab/>
        </w:r>
        <w:r>
          <w:rPr>
            <w:noProof/>
            <w:webHidden/>
          </w:rPr>
          <w:fldChar w:fldCharType="begin"/>
        </w:r>
        <w:r>
          <w:rPr>
            <w:noProof/>
            <w:webHidden/>
          </w:rPr>
          <w:instrText xml:space="preserve"> PAGEREF _Toc242621694 \h </w:instrText>
        </w:r>
        <w:r>
          <w:rPr>
            <w:noProof/>
            <w:webHidden/>
          </w:rPr>
        </w:r>
        <w:r>
          <w:rPr>
            <w:noProof/>
            <w:webHidden/>
          </w:rPr>
          <w:fldChar w:fldCharType="separate"/>
        </w:r>
        <w:r>
          <w:rPr>
            <w:noProof/>
            <w:webHidden/>
          </w:rPr>
          <w:t>1</w:t>
        </w:r>
        <w:r>
          <w:rPr>
            <w:noProof/>
            <w:webHidden/>
          </w:rPr>
          <w:fldChar w:fldCharType="end"/>
        </w:r>
      </w:hyperlink>
    </w:p>
    <w:p w14:paraId="303130EF" w14:textId="4F1629A5"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695" w:history="1">
        <w:r w:rsidRPr="00683EB9">
          <w:rPr>
            <w:rStyle w:val="Hyperlink"/>
            <w:noProof/>
          </w:rPr>
          <w:t>2 LITERATURE REVIEW AND RELATED WORK</w:t>
        </w:r>
        <w:r>
          <w:rPr>
            <w:noProof/>
            <w:webHidden/>
          </w:rPr>
          <w:tab/>
        </w:r>
        <w:r>
          <w:rPr>
            <w:noProof/>
            <w:webHidden/>
          </w:rPr>
          <w:fldChar w:fldCharType="begin"/>
        </w:r>
        <w:r>
          <w:rPr>
            <w:noProof/>
            <w:webHidden/>
          </w:rPr>
          <w:instrText xml:space="preserve"> PAGEREF _Toc242621695 \h </w:instrText>
        </w:r>
        <w:r>
          <w:rPr>
            <w:noProof/>
            <w:webHidden/>
          </w:rPr>
        </w:r>
        <w:r>
          <w:rPr>
            <w:noProof/>
            <w:webHidden/>
          </w:rPr>
          <w:fldChar w:fldCharType="separate"/>
        </w:r>
        <w:r>
          <w:rPr>
            <w:noProof/>
            <w:webHidden/>
          </w:rPr>
          <w:t>1</w:t>
        </w:r>
        <w:r>
          <w:rPr>
            <w:noProof/>
            <w:webHidden/>
          </w:rPr>
          <w:fldChar w:fldCharType="end"/>
        </w:r>
      </w:hyperlink>
    </w:p>
    <w:p w14:paraId="6A2F0E00" w14:textId="18459735"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96" w:history="1">
        <w:r w:rsidRPr="00683EB9">
          <w:rPr>
            <w:rStyle w:val="Hyperlink"/>
            <w:noProof/>
          </w:rPr>
          <w:t>2.1 Review method and scope</w:t>
        </w:r>
        <w:r>
          <w:rPr>
            <w:noProof/>
            <w:webHidden/>
          </w:rPr>
          <w:tab/>
        </w:r>
        <w:r>
          <w:rPr>
            <w:noProof/>
            <w:webHidden/>
          </w:rPr>
          <w:fldChar w:fldCharType="begin"/>
        </w:r>
        <w:r>
          <w:rPr>
            <w:noProof/>
            <w:webHidden/>
          </w:rPr>
          <w:instrText xml:space="preserve"> PAGEREF _Toc242621696 \h </w:instrText>
        </w:r>
        <w:r>
          <w:rPr>
            <w:noProof/>
            <w:webHidden/>
          </w:rPr>
        </w:r>
        <w:r>
          <w:rPr>
            <w:noProof/>
            <w:webHidden/>
          </w:rPr>
          <w:fldChar w:fldCharType="separate"/>
        </w:r>
        <w:r>
          <w:rPr>
            <w:noProof/>
            <w:webHidden/>
          </w:rPr>
          <w:t>1</w:t>
        </w:r>
        <w:r>
          <w:rPr>
            <w:noProof/>
            <w:webHidden/>
          </w:rPr>
          <w:fldChar w:fldCharType="end"/>
        </w:r>
      </w:hyperlink>
    </w:p>
    <w:p w14:paraId="2A38F34A" w14:textId="1E6EC8F2"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97" w:history="1">
        <w:r w:rsidRPr="00683EB9">
          <w:rPr>
            <w:rStyle w:val="Hyperlink"/>
            <w:noProof/>
          </w:rPr>
          <w:t>2.2 Domain and theoretical foundations</w:t>
        </w:r>
        <w:r>
          <w:rPr>
            <w:noProof/>
            <w:webHidden/>
          </w:rPr>
          <w:tab/>
        </w:r>
        <w:r>
          <w:rPr>
            <w:noProof/>
            <w:webHidden/>
          </w:rPr>
          <w:fldChar w:fldCharType="begin"/>
        </w:r>
        <w:r>
          <w:rPr>
            <w:noProof/>
            <w:webHidden/>
          </w:rPr>
          <w:instrText xml:space="preserve"> PAGEREF _Toc242621697 \h </w:instrText>
        </w:r>
        <w:r>
          <w:rPr>
            <w:noProof/>
            <w:webHidden/>
          </w:rPr>
        </w:r>
        <w:r>
          <w:rPr>
            <w:noProof/>
            <w:webHidden/>
          </w:rPr>
          <w:fldChar w:fldCharType="separate"/>
        </w:r>
        <w:r>
          <w:rPr>
            <w:noProof/>
            <w:webHidden/>
          </w:rPr>
          <w:t>1</w:t>
        </w:r>
        <w:r>
          <w:rPr>
            <w:noProof/>
            <w:webHidden/>
          </w:rPr>
          <w:fldChar w:fldCharType="end"/>
        </w:r>
      </w:hyperlink>
    </w:p>
    <w:p w14:paraId="65DA16D4" w14:textId="2B71201E"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98" w:history="1">
        <w:r w:rsidRPr="00683EB9">
          <w:rPr>
            <w:rStyle w:val="Hyperlink"/>
            <w:noProof/>
          </w:rPr>
          <w:t>2.3 Related research</w:t>
        </w:r>
        <w:r>
          <w:rPr>
            <w:noProof/>
            <w:webHidden/>
          </w:rPr>
          <w:tab/>
        </w:r>
        <w:r>
          <w:rPr>
            <w:noProof/>
            <w:webHidden/>
          </w:rPr>
          <w:fldChar w:fldCharType="begin"/>
        </w:r>
        <w:r>
          <w:rPr>
            <w:noProof/>
            <w:webHidden/>
          </w:rPr>
          <w:instrText xml:space="preserve"> PAGEREF _Toc242621698 \h </w:instrText>
        </w:r>
        <w:r>
          <w:rPr>
            <w:noProof/>
            <w:webHidden/>
          </w:rPr>
        </w:r>
        <w:r>
          <w:rPr>
            <w:noProof/>
            <w:webHidden/>
          </w:rPr>
          <w:fldChar w:fldCharType="separate"/>
        </w:r>
        <w:r>
          <w:rPr>
            <w:noProof/>
            <w:webHidden/>
          </w:rPr>
          <w:t>1</w:t>
        </w:r>
        <w:r>
          <w:rPr>
            <w:noProof/>
            <w:webHidden/>
          </w:rPr>
          <w:fldChar w:fldCharType="end"/>
        </w:r>
      </w:hyperlink>
    </w:p>
    <w:p w14:paraId="7AAA9EA6" w14:textId="006BE53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699" w:history="1">
        <w:r w:rsidRPr="00683EB9">
          <w:rPr>
            <w:rStyle w:val="Hyperlink"/>
            <w:noProof/>
          </w:rPr>
          <w:t>2.4 Existing systems products and techniques</w:t>
        </w:r>
        <w:r>
          <w:rPr>
            <w:noProof/>
            <w:webHidden/>
          </w:rPr>
          <w:tab/>
        </w:r>
        <w:r>
          <w:rPr>
            <w:noProof/>
            <w:webHidden/>
          </w:rPr>
          <w:fldChar w:fldCharType="begin"/>
        </w:r>
        <w:r>
          <w:rPr>
            <w:noProof/>
            <w:webHidden/>
          </w:rPr>
          <w:instrText xml:space="preserve"> PAGEREF _Toc242621699 \h </w:instrText>
        </w:r>
        <w:r>
          <w:rPr>
            <w:noProof/>
            <w:webHidden/>
          </w:rPr>
        </w:r>
        <w:r>
          <w:rPr>
            <w:noProof/>
            <w:webHidden/>
          </w:rPr>
          <w:fldChar w:fldCharType="separate"/>
        </w:r>
        <w:r>
          <w:rPr>
            <w:noProof/>
            <w:webHidden/>
          </w:rPr>
          <w:t>1</w:t>
        </w:r>
        <w:r>
          <w:rPr>
            <w:noProof/>
            <w:webHidden/>
          </w:rPr>
          <w:fldChar w:fldCharType="end"/>
        </w:r>
      </w:hyperlink>
    </w:p>
    <w:p w14:paraId="7E954C20" w14:textId="53A6BF38"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00" w:history="1">
        <w:r w:rsidRPr="00683EB9">
          <w:rPr>
            <w:rStyle w:val="Hyperlink"/>
            <w:noProof/>
          </w:rPr>
          <w:t>2.5 Gap synthesis and conceptual framework</w:t>
        </w:r>
        <w:r>
          <w:rPr>
            <w:noProof/>
            <w:webHidden/>
          </w:rPr>
          <w:tab/>
        </w:r>
        <w:r>
          <w:rPr>
            <w:noProof/>
            <w:webHidden/>
          </w:rPr>
          <w:fldChar w:fldCharType="begin"/>
        </w:r>
        <w:r>
          <w:rPr>
            <w:noProof/>
            <w:webHidden/>
          </w:rPr>
          <w:instrText xml:space="preserve"> PAGEREF _Toc242621700 \h </w:instrText>
        </w:r>
        <w:r>
          <w:rPr>
            <w:noProof/>
            <w:webHidden/>
          </w:rPr>
        </w:r>
        <w:r>
          <w:rPr>
            <w:noProof/>
            <w:webHidden/>
          </w:rPr>
          <w:fldChar w:fldCharType="separate"/>
        </w:r>
        <w:r>
          <w:rPr>
            <w:noProof/>
            <w:webHidden/>
          </w:rPr>
          <w:t>1</w:t>
        </w:r>
        <w:r>
          <w:rPr>
            <w:noProof/>
            <w:webHidden/>
          </w:rPr>
          <w:fldChar w:fldCharType="end"/>
        </w:r>
      </w:hyperlink>
    </w:p>
    <w:p w14:paraId="40965159" w14:textId="62953DC1"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701" w:history="1">
        <w:r w:rsidRPr="00683EB9">
          <w:rPr>
            <w:rStyle w:val="Hyperlink"/>
            <w:noProof/>
          </w:rPr>
          <w:t>3 RESEARCH METHODOLOGY</w:t>
        </w:r>
        <w:r>
          <w:rPr>
            <w:noProof/>
            <w:webHidden/>
          </w:rPr>
          <w:tab/>
        </w:r>
        <w:r>
          <w:rPr>
            <w:noProof/>
            <w:webHidden/>
          </w:rPr>
          <w:fldChar w:fldCharType="begin"/>
        </w:r>
        <w:r>
          <w:rPr>
            <w:noProof/>
            <w:webHidden/>
          </w:rPr>
          <w:instrText xml:space="preserve"> PAGEREF _Toc242621701 \h </w:instrText>
        </w:r>
        <w:r>
          <w:rPr>
            <w:noProof/>
            <w:webHidden/>
          </w:rPr>
        </w:r>
        <w:r>
          <w:rPr>
            <w:noProof/>
            <w:webHidden/>
          </w:rPr>
          <w:fldChar w:fldCharType="separate"/>
        </w:r>
        <w:r>
          <w:rPr>
            <w:noProof/>
            <w:webHidden/>
          </w:rPr>
          <w:t>1</w:t>
        </w:r>
        <w:r>
          <w:rPr>
            <w:noProof/>
            <w:webHidden/>
          </w:rPr>
          <w:fldChar w:fldCharType="end"/>
        </w:r>
      </w:hyperlink>
    </w:p>
    <w:p w14:paraId="61BBA88F" w14:textId="46A6633B"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02" w:history="1">
        <w:r w:rsidRPr="00683EB9">
          <w:rPr>
            <w:rStyle w:val="Hyperlink"/>
            <w:noProof/>
          </w:rPr>
          <w:t>3.1 Research design</w:t>
        </w:r>
        <w:r>
          <w:rPr>
            <w:noProof/>
            <w:webHidden/>
          </w:rPr>
          <w:tab/>
        </w:r>
        <w:r>
          <w:rPr>
            <w:noProof/>
            <w:webHidden/>
          </w:rPr>
          <w:fldChar w:fldCharType="begin"/>
        </w:r>
        <w:r>
          <w:rPr>
            <w:noProof/>
            <w:webHidden/>
          </w:rPr>
          <w:instrText xml:space="preserve"> PAGEREF _Toc242621702 \h </w:instrText>
        </w:r>
        <w:r>
          <w:rPr>
            <w:noProof/>
            <w:webHidden/>
          </w:rPr>
        </w:r>
        <w:r>
          <w:rPr>
            <w:noProof/>
            <w:webHidden/>
          </w:rPr>
          <w:fldChar w:fldCharType="separate"/>
        </w:r>
        <w:r>
          <w:rPr>
            <w:noProof/>
            <w:webHidden/>
          </w:rPr>
          <w:t>1</w:t>
        </w:r>
        <w:r>
          <w:rPr>
            <w:noProof/>
            <w:webHidden/>
          </w:rPr>
          <w:fldChar w:fldCharType="end"/>
        </w:r>
      </w:hyperlink>
    </w:p>
    <w:p w14:paraId="773E5EFF" w14:textId="59B9976A"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03" w:history="1">
        <w:r w:rsidRPr="00683EB9">
          <w:rPr>
            <w:rStyle w:val="Hyperlink"/>
            <w:noProof/>
          </w:rPr>
          <w:t>3.2 Data participants or study materials</w:t>
        </w:r>
        <w:r>
          <w:rPr>
            <w:noProof/>
            <w:webHidden/>
          </w:rPr>
          <w:tab/>
        </w:r>
        <w:r>
          <w:rPr>
            <w:noProof/>
            <w:webHidden/>
          </w:rPr>
          <w:fldChar w:fldCharType="begin"/>
        </w:r>
        <w:r>
          <w:rPr>
            <w:noProof/>
            <w:webHidden/>
          </w:rPr>
          <w:instrText xml:space="preserve"> PAGEREF _Toc242621703 \h </w:instrText>
        </w:r>
        <w:r>
          <w:rPr>
            <w:noProof/>
            <w:webHidden/>
          </w:rPr>
        </w:r>
        <w:r>
          <w:rPr>
            <w:noProof/>
            <w:webHidden/>
          </w:rPr>
          <w:fldChar w:fldCharType="separate"/>
        </w:r>
        <w:r>
          <w:rPr>
            <w:noProof/>
            <w:webHidden/>
          </w:rPr>
          <w:t>1</w:t>
        </w:r>
        <w:r>
          <w:rPr>
            <w:noProof/>
            <w:webHidden/>
          </w:rPr>
          <w:fldChar w:fldCharType="end"/>
        </w:r>
      </w:hyperlink>
    </w:p>
    <w:p w14:paraId="2ECF4FCE" w14:textId="5C81D684"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04" w:history="1">
        <w:r w:rsidRPr="00683EB9">
          <w:rPr>
            <w:rStyle w:val="Hyperlink"/>
            <w:noProof/>
          </w:rPr>
          <w:t>3.3 Experimental or study procedure</w:t>
        </w:r>
        <w:r>
          <w:rPr>
            <w:noProof/>
            <w:webHidden/>
          </w:rPr>
          <w:tab/>
        </w:r>
        <w:r>
          <w:rPr>
            <w:noProof/>
            <w:webHidden/>
          </w:rPr>
          <w:fldChar w:fldCharType="begin"/>
        </w:r>
        <w:r>
          <w:rPr>
            <w:noProof/>
            <w:webHidden/>
          </w:rPr>
          <w:instrText xml:space="preserve"> PAGEREF _Toc242621704 \h </w:instrText>
        </w:r>
        <w:r>
          <w:rPr>
            <w:noProof/>
            <w:webHidden/>
          </w:rPr>
        </w:r>
        <w:r>
          <w:rPr>
            <w:noProof/>
            <w:webHidden/>
          </w:rPr>
          <w:fldChar w:fldCharType="separate"/>
        </w:r>
        <w:r>
          <w:rPr>
            <w:noProof/>
            <w:webHidden/>
          </w:rPr>
          <w:t>1</w:t>
        </w:r>
        <w:r>
          <w:rPr>
            <w:noProof/>
            <w:webHidden/>
          </w:rPr>
          <w:fldChar w:fldCharType="end"/>
        </w:r>
      </w:hyperlink>
    </w:p>
    <w:p w14:paraId="62354C5A" w14:textId="750E7E16"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05" w:history="1">
        <w:r w:rsidRPr="00683EB9">
          <w:rPr>
            <w:rStyle w:val="Hyperlink"/>
            <w:noProof/>
          </w:rPr>
          <w:t>3.4 Measures and evaluation metrics</w:t>
        </w:r>
        <w:r>
          <w:rPr>
            <w:noProof/>
            <w:webHidden/>
          </w:rPr>
          <w:tab/>
        </w:r>
        <w:r>
          <w:rPr>
            <w:noProof/>
            <w:webHidden/>
          </w:rPr>
          <w:fldChar w:fldCharType="begin"/>
        </w:r>
        <w:r>
          <w:rPr>
            <w:noProof/>
            <w:webHidden/>
          </w:rPr>
          <w:instrText xml:space="preserve"> PAGEREF _Toc242621705 \h </w:instrText>
        </w:r>
        <w:r>
          <w:rPr>
            <w:noProof/>
            <w:webHidden/>
          </w:rPr>
        </w:r>
        <w:r>
          <w:rPr>
            <w:noProof/>
            <w:webHidden/>
          </w:rPr>
          <w:fldChar w:fldCharType="separate"/>
        </w:r>
        <w:r>
          <w:rPr>
            <w:noProof/>
            <w:webHidden/>
          </w:rPr>
          <w:t>1</w:t>
        </w:r>
        <w:r>
          <w:rPr>
            <w:noProof/>
            <w:webHidden/>
          </w:rPr>
          <w:fldChar w:fldCharType="end"/>
        </w:r>
      </w:hyperlink>
    </w:p>
    <w:p w14:paraId="31BF1394" w14:textId="78FF5649"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06" w:history="1">
        <w:r w:rsidRPr="00683EB9">
          <w:rPr>
            <w:rStyle w:val="Hyperlink"/>
            <w:noProof/>
          </w:rPr>
          <w:t>3.5 Data analysis</w:t>
        </w:r>
        <w:r>
          <w:rPr>
            <w:noProof/>
            <w:webHidden/>
          </w:rPr>
          <w:tab/>
        </w:r>
        <w:r>
          <w:rPr>
            <w:noProof/>
            <w:webHidden/>
          </w:rPr>
          <w:fldChar w:fldCharType="begin"/>
        </w:r>
        <w:r>
          <w:rPr>
            <w:noProof/>
            <w:webHidden/>
          </w:rPr>
          <w:instrText xml:space="preserve"> PAGEREF _Toc242621706 \h </w:instrText>
        </w:r>
        <w:r>
          <w:rPr>
            <w:noProof/>
            <w:webHidden/>
          </w:rPr>
        </w:r>
        <w:r>
          <w:rPr>
            <w:noProof/>
            <w:webHidden/>
          </w:rPr>
          <w:fldChar w:fldCharType="separate"/>
        </w:r>
        <w:r>
          <w:rPr>
            <w:noProof/>
            <w:webHidden/>
          </w:rPr>
          <w:t>1</w:t>
        </w:r>
        <w:r>
          <w:rPr>
            <w:noProof/>
            <w:webHidden/>
          </w:rPr>
          <w:fldChar w:fldCharType="end"/>
        </w:r>
      </w:hyperlink>
    </w:p>
    <w:p w14:paraId="0A5EEA6A" w14:textId="2E61D64C"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07" w:history="1">
        <w:r w:rsidRPr="00683EB9">
          <w:rPr>
            <w:rStyle w:val="Hyperlink"/>
            <w:noProof/>
          </w:rPr>
          <w:t>3.6 Ethics privacy security and responsible AI</w:t>
        </w:r>
        <w:r>
          <w:rPr>
            <w:noProof/>
            <w:webHidden/>
          </w:rPr>
          <w:tab/>
        </w:r>
        <w:r>
          <w:rPr>
            <w:noProof/>
            <w:webHidden/>
          </w:rPr>
          <w:fldChar w:fldCharType="begin"/>
        </w:r>
        <w:r>
          <w:rPr>
            <w:noProof/>
            <w:webHidden/>
          </w:rPr>
          <w:instrText xml:space="preserve"> PAGEREF _Toc242621707 \h </w:instrText>
        </w:r>
        <w:r>
          <w:rPr>
            <w:noProof/>
            <w:webHidden/>
          </w:rPr>
        </w:r>
        <w:r>
          <w:rPr>
            <w:noProof/>
            <w:webHidden/>
          </w:rPr>
          <w:fldChar w:fldCharType="separate"/>
        </w:r>
        <w:r>
          <w:rPr>
            <w:noProof/>
            <w:webHidden/>
          </w:rPr>
          <w:t>1</w:t>
        </w:r>
        <w:r>
          <w:rPr>
            <w:noProof/>
            <w:webHidden/>
          </w:rPr>
          <w:fldChar w:fldCharType="end"/>
        </w:r>
      </w:hyperlink>
    </w:p>
    <w:p w14:paraId="76538938" w14:textId="588D61B2"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08" w:history="1">
        <w:r w:rsidRPr="00683EB9">
          <w:rPr>
            <w:rStyle w:val="Hyperlink"/>
            <w:noProof/>
          </w:rPr>
          <w:t>3.7 Reproducibility and research artefacts</w:t>
        </w:r>
        <w:r>
          <w:rPr>
            <w:noProof/>
            <w:webHidden/>
          </w:rPr>
          <w:tab/>
        </w:r>
        <w:r>
          <w:rPr>
            <w:noProof/>
            <w:webHidden/>
          </w:rPr>
          <w:fldChar w:fldCharType="begin"/>
        </w:r>
        <w:r>
          <w:rPr>
            <w:noProof/>
            <w:webHidden/>
          </w:rPr>
          <w:instrText xml:space="preserve"> PAGEREF _Toc242621708 \h </w:instrText>
        </w:r>
        <w:r>
          <w:rPr>
            <w:noProof/>
            <w:webHidden/>
          </w:rPr>
        </w:r>
        <w:r>
          <w:rPr>
            <w:noProof/>
            <w:webHidden/>
          </w:rPr>
          <w:fldChar w:fldCharType="separate"/>
        </w:r>
        <w:r>
          <w:rPr>
            <w:noProof/>
            <w:webHidden/>
          </w:rPr>
          <w:t>1</w:t>
        </w:r>
        <w:r>
          <w:rPr>
            <w:noProof/>
            <w:webHidden/>
          </w:rPr>
          <w:fldChar w:fldCharType="end"/>
        </w:r>
      </w:hyperlink>
    </w:p>
    <w:p w14:paraId="7DC429B1" w14:textId="1C968231"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709" w:history="1">
        <w:r w:rsidRPr="00683EB9">
          <w:rPr>
            <w:rStyle w:val="Hyperlink"/>
            <w:noProof/>
          </w:rPr>
          <w:t>4 PRODUCT AND SOLUTION DESIGN</w:t>
        </w:r>
        <w:r>
          <w:rPr>
            <w:noProof/>
            <w:webHidden/>
          </w:rPr>
          <w:tab/>
        </w:r>
        <w:r>
          <w:rPr>
            <w:noProof/>
            <w:webHidden/>
          </w:rPr>
          <w:fldChar w:fldCharType="begin"/>
        </w:r>
        <w:r>
          <w:rPr>
            <w:noProof/>
            <w:webHidden/>
          </w:rPr>
          <w:instrText xml:space="preserve"> PAGEREF _Toc242621709 \h </w:instrText>
        </w:r>
        <w:r>
          <w:rPr>
            <w:noProof/>
            <w:webHidden/>
          </w:rPr>
        </w:r>
        <w:r>
          <w:rPr>
            <w:noProof/>
            <w:webHidden/>
          </w:rPr>
          <w:fldChar w:fldCharType="separate"/>
        </w:r>
        <w:r>
          <w:rPr>
            <w:noProof/>
            <w:webHidden/>
          </w:rPr>
          <w:t>1</w:t>
        </w:r>
        <w:r>
          <w:rPr>
            <w:noProof/>
            <w:webHidden/>
          </w:rPr>
          <w:fldChar w:fldCharType="end"/>
        </w:r>
      </w:hyperlink>
    </w:p>
    <w:p w14:paraId="69807158" w14:textId="7E128DD1"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10" w:history="1">
        <w:r w:rsidRPr="00683EB9">
          <w:rPr>
            <w:rStyle w:val="Hyperlink"/>
            <w:noProof/>
          </w:rPr>
          <w:t>4.1 Requirements</w:t>
        </w:r>
        <w:r>
          <w:rPr>
            <w:noProof/>
            <w:webHidden/>
          </w:rPr>
          <w:tab/>
        </w:r>
        <w:r>
          <w:rPr>
            <w:noProof/>
            <w:webHidden/>
          </w:rPr>
          <w:fldChar w:fldCharType="begin"/>
        </w:r>
        <w:r>
          <w:rPr>
            <w:noProof/>
            <w:webHidden/>
          </w:rPr>
          <w:instrText xml:space="preserve"> PAGEREF _Toc242621710 \h </w:instrText>
        </w:r>
        <w:r>
          <w:rPr>
            <w:noProof/>
            <w:webHidden/>
          </w:rPr>
        </w:r>
        <w:r>
          <w:rPr>
            <w:noProof/>
            <w:webHidden/>
          </w:rPr>
          <w:fldChar w:fldCharType="separate"/>
        </w:r>
        <w:r>
          <w:rPr>
            <w:noProof/>
            <w:webHidden/>
          </w:rPr>
          <w:t>1</w:t>
        </w:r>
        <w:r>
          <w:rPr>
            <w:noProof/>
            <w:webHidden/>
          </w:rPr>
          <w:fldChar w:fldCharType="end"/>
        </w:r>
      </w:hyperlink>
    </w:p>
    <w:p w14:paraId="7F893B85" w14:textId="6FA546DF"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11" w:history="1">
        <w:r w:rsidRPr="00683EB9">
          <w:rPr>
            <w:rStyle w:val="Hyperlink"/>
            <w:noProof/>
          </w:rPr>
          <w:t>4.2 Component architecture within the complete solution</w:t>
        </w:r>
        <w:r>
          <w:rPr>
            <w:noProof/>
            <w:webHidden/>
          </w:rPr>
          <w:tab/>
        </w:r>
        <w:r>
          <w:rPr>
            <w:noProof/>
            <w:webHidden/>
          </w:rPr>
          <w:fldChar w:fldCharType="begin"/>
        </w:r>
        <w:r>
          <w:rPr>
            <w:noProof/>
            <w:webHidden/>
          </w:rPr>
          <w:instrText xml:space="preserve"> PAGEREF _Toc242621711 \h </w:instrText>
        </w:r>
        <w:r>
          <w:rPr>
            <w:noProof/>
            <w:webHidden/>
          </w:rPr>
        </w:r>
        <w:r>
          <w:rPr>
            <w:noProof/>
            <w:webHidden/>
          </w:rPr>
          <w:fldChar w:fldCharType="separate"/>
        </w:r>
        <w:r>
          <w:rPr>
            <w:noProof/>
            <w:webHidden/>
          </w:rPr>
          <w:t>1</w:t>
        </w:r>
        <w:r>
          <w:rPr>
            <w:noProof/>
            <w:webHidden/>
          </w:rPr>
          <w:fldChar w:fldCharType="end"/>
        </w:r>
      </w:hyperlink>
    </w:p>
    <w:p w14:paraId="4EBD5580" w14:textId="44041ECC"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12" w:history="1">
        <w:r w:rsidRPr="00683EB9">
          <w:rPr>
            <w:rStyle w:val="Hyperlink"/>
            <w:noProof/>
          </w:rPr>
          <w:t>4.3 Design alternatives and decisions</w:t>
        </w:r>
        <w:r>
          <w:rPr>
            <w:noProof/>
            <w:webHidden/>
          </w:rPr>
          <w:tab/>
        </w:r>
        <w:r>
          <w:rPr>
            <w:noProof/>
            <w:webHidden/>
          </w:rPr>
          <w:fldChar w:fldCharType="begin"/>
        </w:r>
        <w:r>
          <w:rPr>
            <w:noProof/>
            <w:webHidden/>
          </w:rPr>
          <w:instrText xml:space="preserve"> PAGEREF _Toc242621712 \h </w:instrText>
        </w:r>
        <w:r>
          <w:rPr>
            <w:noProof/>
            <w:webHidden/>
          </w:rPr>
        </w:r>
        <w:r>
          <w:rPr>
            <w:noProof/>
            <w:webHidden/>
          </w:rPr>
          <w:fldChar w:fldCharType="separate"/>
        </w:r>
        <w:r>
          <w:rPr>
            <w:noProof/>
            <w:webHidden/>
          </w:rPr>
          <w:t>1</w:t>
        </w:r>
        <w:r>
          <w:rPr>
            <w:noProof/>
            <w:webHidden/>
          </w:rPr>
          <w:fldChar w:fldCharType="end"/>
        </w:r>
      </w:hyperlink>
    </w:p>
    <w:p w14:paraId="5085F6D3" w14:textId="3EE74CB3"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13" w:history="1">
        <w:r w:rsidRPr="00683EB9">
          <w:rPr>
            <w:rStyle w:val="Hyperlink"/>
            <w:noProof/>
          </w:rPr>
          <w:t>4.4 Detailed design</w:t>
        </w:r>
        <w:r>
          <w:rPr>
            <w:noProof/>
            <w:webHidden/>
          </w:rPr>
          <w:tab/>
        </w:r>
        <w:r>
          <w:rPr>
            <w:noProof/>
            <w:webHidden/>
          </w:rPr>
          <w:fldChar w:fldCharType="begin"/>
        </w:r>
        <w:r>
          <w:rPr>
            <w:noProof/>
            <w:webHidden/>
          </w:rPr>
          <w:instrText xml:space="preserve"> PAGEREF _Toc242621713 \h </w:instrText>
        </w:r>
        <w:r>
          <w:rPr>
            <w:noProof/>
            <w:webHidden/>
          </w:rPr>
        </w:r>
        <w:r>
          <w:rPr>
            <w:noProof/>
            <w:webHidden/>
          </w:rPr>
          <w:fldChar w:fldCharType="separate"/>
        </w:r>
        <w:r>
          <w:rPr>
            <w:noProof/>
            <w:webHidden/>
          </w:rPr>
          <w:t>1</w:t>
        </w:r>
        <w:r>
          <w:rPr>
            <w:noProof/>
            <w:webHidden/>
          </w:rPr>
          <w:fldChar w:fldCharType="end"/>
        </w:r>
      </w:hyperlink>
    </w:p>
    <w:p w14:paraId="3E5AE900" w14:textId="37717756"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14" w:history="1">
        <w:r w:rsidRPr="00683EB9">
          <w:rPr>
            <w:rStyle w:val="Hyperlink"/>
            <w:noProof/>
          </w:rPr>
          <w:t>4.5 Standards and professional practice</w:t>
        </w:r>
        <w:r>
          <w:rPr>
            <w:noProof/>
            <w:webHidden/>
          </w:rPr>
          <w:tab/>
        </w:r>
        <w:r>
          <w:rPr>
            <w:noProof/>
            <w:webHidden/>
          </w:rPr>
          <w:fldChar w:fldCharType="begin"/>
        </w:r>
        <w:r>
          <w:rPr>
            <w:noProof/>
            <w:webHidden/>
          </w:rPr>
          <w:instrText xml:space="preserve"> PAGEREF _Toc242621714 \h </w:instrText>
        </w:r>
        <w:r>
          <w:rPr>
            <w:noProof/>
            <w:webHidden/>
          </w:rPr>
        </w:r>
        <w:r>
          <w:rPr>
            <w:noProof/>
            <w:webHidden/>
          </w:rPr>
          <w:fldChar w:fldCharType="separate"/>
        </w:r>
        <w:r>
          <w:rPr>
            <w:noProof/>
            <w:webHidden/>
          </w:rPr>
          <w:t>1</w:t>
        </w:r>
        <w:r>
          <w:rPr>
            <w:noProof/>
            <w:webHidden/>
          </w:rPr>
          <w:fldChar w:fldCharType="end"/>
        </w:r>
      </w:hyperlink>
    </w:p>
    <w:p w14:paraId="40A97181" w14:textId="5C7D02E2"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715" w:history="1">
        <w:r w:rsidRPr="00683EB9">
          <w:rPr>
            <w:rStyle w:val="Hyperlink"/>
            <w:noProof/>
          </w:rPr>
          <w:t>5 IMPLEMENTATION INTEGRATION AND TESTING</w:t>
        </w:r>
        <w:r>
          <w:rPr>
            <w:noProof/>
            <w:webHidden/>
          </w:rPr>
          <w:tab/>
        </w:r>
        <w:r>
          <w:rPr>
            <w:noProof/>
            <w:webHidden/>
          </w:rPr>
          <w:fldChar w:fldCharType="begin"/>
        </w:r>
        <w:r>
          <w:rPr>
            <w:noProof/>
            <w:webHidden/>
          </w:rPr>
          <w:instrText xml:space="preserve"> PAGEREF _Toc242621715 \h </w:instrText>
        </w:r>
        <w:r>
          <w:rPr>
            <w:noProof/>
            <w:webHidden/>
          </w:rPr>
        </w:r>
        <w:r>
          <w:rPr>
            <w:noProof/>
            <w:webHidden/>
          </w:rPr>
          <w:fldChar w:fldCharType="separate"/>
        </w:r>
        <w:r>
          <w:rPr>
            <w:noProof/>
            <w:webHidden/>
          </w:rPr>
          <w:t>1</w:t>
        </w:r>
        <w:r>
          <w:rPr>
            <w:noProof/>
            <w:webHidden/>
          </w:rPr>
          <w:fldChar w:fldCharType="end"/>
        </w:r>
      </w:hyperlink>
    </w:p>
    <w:p w14:paraId="3F7426CC" w14:textId="54D68F7A"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16" w:history="1">
        <w:r w:rsidRPr="00683EB9">
          <w:rPr>
            <w:rStyle w:val="Hyperlink"/>
            <w:noProof/>
          </w:rPr>
          <w:t>5.1 Development environment and technology stack</w:t>
        </w:r>
        <w:r>
          <w:rPr>
            <w:noProof/>
            <w:webHidden/>
          </w:rPr>
          <w:tab/>
        </w:r>
        <w:r>
          <w:rPr>
            <w:noProof/>
            <w:webHidden/>
          </w:rPr>
          <w:fldChar w:fldCharType="begin"/>
        </w:r>
        <w:r>
          <w:rPr>
            <w:noProof/>
            <w:webHidden/>
          </w:rPr>
          <w:instrText xml:space="preserve"> PAGEREF _Toc242621716 \h </w:instrText>
        </w:r>
        <w:r>
          <w:rPr>
            <w:noProof/>
            <w:webHidden/>
          </w:rPr>
        </w:r>
        <w:r>
          <w:rPr>
            <w:noProof/>
            <w:webHidden/>
          </w:rPr>
          <w:fldChar w:fldCharType="separate"/>
        </w:r>
        <w:r>
          <w:rPr>
            <w:noProof/>
            <w:webHidden/>
          </w:rPr>
          <w:t>1</w:t>
        </w:r>
        <w:r>
          <w:rPr>
            <w:noProof/>
            <w:webHidden/>
          </w:rPr>
          <w:fldChar w:fldCharType="end"/>
        </w:r>
      </w:hyperlink>
    </w:p>
    <w:p w14:paraId="66013E24" w14:textId="486F2377"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17" w:history="1">
        <w:r w:rsidRPr="00683EB9">
          <w:rPr>
            <w:rStyle w:val="Hyperlink"/>
            <w:noProof/>
          </w:rPr>
          <w:t>5.2 Component implementation</w:t>
        </w:r>
        <w:r>
          <w:rPr>
            <w:noProof/>
            <w:webHidden/>
          </w:rPr>
          <w:tab/>
        </w:r>
        <w:r>
          <w:rPr>
            <w:noProof/>
            <w:webHidden/>
          </w:rPr>
          <w:fldChar w:fldCharType="begin"/>
        </w:r>
        <w:r>
          <w:rPr>
            <w:noProof/>
            <w:webHidden/>
          </w:rPr>
          <w:instrText xml:space="preserve"> PAGEREF _Toc242621717 \h </w:instrText>
        </w:r>
        <w:r>
          <w:rPr>
            <w:noProof/>
            <w:webHidden/>
          </w:rPr>
        </w:r>
        <w:r>
          <w:rPr>
            <w:noProof/>
            <w:webHidden/>
          </w:rPr>
          <w:fldChar w:fldCharType="separate"/>
        </w:r>
        <w:r>
          <w:rPr>
            <w:noProof/>
            <w:webHidden/>
          </w:rPr>
          <w:t>1</w:t>
        </w:r>
        <w:r>
          <w:rPr>
            <w:noProof/>
            <w:webHidden/>
          </w:rPr>
          <w:fldChar w:fldCharType="end"/>
        </w:r>
      </w:hyperlink>
    </w:p>
    <w:p w14:paraId="58B9E9B5" w14:textId="0B8ADAC0"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18" w:history="1">
        <w:r w:rsidRPr="00683EB9">
          <w:rPr>
            <w:rStyle w:val="Hyperlink"/>
            <w:noProof/>
          </w:rPr>
          <w:t>5.3 Integration with the other components</w:t>
        </w:r>
        <w:r>
          <w:rPr>
            <w:noProof/>
            <w:webHidden/>
          </w:rPr>
          <w:tab/>
        </w:r>
        <w:r>
          <w:rPr>
            <w:noProof/>
            <w:webHidden/>
          </w:rPr>
          <w:fldChar w:fldCharType="begin"/>
        </w:r>
        <w:r>
          <w:rPr>
            <w:noProof/>
            <w:webHidden/>
          </w:rPr>
          <w:instrText xml:space="preserve"> PAGEREF _Toc242621718 \h </w:instrText>
        </w:r>
        <w:r>
          <w:rPr>
            <w:noProof/>
            <w:webHidden/>
          </w:rPr>
        </w:r>
        <w:r>
          <w:rPr>
            <w:noProof/>
            <w:webHidden/>
          </w:rPr>
          <w:fldChar w:fldCharType="separate"/>
        </w:r>
        <w:r>
          <w:rPr>
            <w:noProof/>
            <w:webHidden/>
          </w:rPr>
          <w:t>1</w:t>
        </w:r>
        <w:r>
          <w:rPr>
            <w:noProof/>
            <w:webHidden/>
          </w:rPr>
          <w:fldChar w:fldCharType="end"/>
        </w:r>
      </w:hyperlink>
    </w:p>
    <w:p w14:paraId="6F479D8B" w14:textId="5A869C91"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19" w:history="1">
        <w:r w:rsidRPr="00683EB9">
          <w:rPr>
            <w:rStyle w:val="Hyperlink"/>
            <w:noProof/>
          </w:rPr>
          <w:t>5.4 Verification and software testing</w:t>
        </w:r>
        <w:r>
          <w:rPr>
            <w:noProof/>
            <w:webHidden/>
          </w:rPr>
          <w:tab/>
        </w:r>
        <w:r>
          <w:rPr>
            <w:noProof/>
            <w:webHidden/>
          </w:rPr>
          <w:fldChar w:fldCharType="begin"/>
        </w:r>
        <w:r>
          <w:rPr>
            <w:noProof/>
            <w:webHidden/>
          </w:rPr>
          <w:instrText xml:space="preserve"> PAGEREF _Toc242621719 \h </w:instrText>
        </w:r>
        <w:r>
          <w:rPr>
            <w:noProof/>
            <w:webHidden/>
          </w:rPr>
        </w:r>
        <w:r>
          <w:rPr>
            <w:noProof/>
            <w:webHidden/>
          </w:rPr>
          <w:fldChar w:fldCharType="separate"/>
        </w:r>
        <w:r>
          <w:rPr>
            <w:noProof/>
            <w:webHidden/>
          </w:rPr>
          <w:t>1</w:t>
        </w:r>
        <w:r>
          <w:rPr>
            <w:noProof/>
            <w:webHidden/>
          </w:rPr>
          <w:fldChar w:fldCharType="end"/>
        </w:r>
      </w:hyperlink>
    </w:p>
    <w:p w14:paraId="2973C0B4" w14:textId="757E6BD7"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20" w:history="1">
        <w:r w:rsidRPr="00683EB9">
          <w:rPr>
            <w:rStyle w:val="Hyperlink"/>
            <w:noProof/>
          </w:rPr>
          <w:t>5.5 Deployment and operation</w:t>
        </w:r>
        <w:r>
          <w:rPr>
            <w:noProof/>
            <w:webHidden/>
          </w:rPr>
          <w:tab/>
        </w:r>
        <w:r>
          <w:rPr>
            <w:noProof/>
            <w:webHidden/>
          </w:rPr>
          <w:fldChar w:fldCharType="begin"/>
        </w:r>
        <w:r>
          <w:rPr>
            <w:noProof/>
            <w:webHidden/>
          </w:rPr>
          <w:instrText xml:space="preserve"> PAGEREF _Toc242621720 \h </w:instrText>
        </w:r>
        <w:r>
          <w:rPr>
            <w:noProof/>
            <w:webHidden/>
          </w:rPr>
        </w:r>
        <w:r>
          <w:rPr>
            <w:noProof/>
            <w:webHidden/>
          </w:rPr>
          <w:fldChar w:fldCharType="separate"/>
        </w:r>
        <w:r>
          <w:rPr>
            <w:noProof/>
            <w:webHidden/>
          </w:rPr>
          <w:t>1</w:t>
        </w:r>
        <w:r>
          <w:rPr>
            <w:noProof/>
            <w:webHidden/>
          </w:rPr>
          <w:fldChar w:fldCharType="end"/>
        </w:r>
      </w:hyperlink>
    </w:p>
    <w:p w14:paraId="58B47FBF" w14:textId="1ADD8609"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721" w:history="1">
        <w:r w:rsidRPr="00683EB9">
          <w:rPr>
            <w:rStyle w:val="Hyperlink"/>
            <w:noProof/>
          </w:rPr>
          <w:t>6 RESULTS AND VALIDATION</w:t>
        </w:r>
        <w:r>
          <w:rPr>
            <w:noProof/>
            <w:webHidden/>
          </w:rPr>
          <w:tab/>
        </w:r>
        <w:r>
          <w:rPr>
            <w:noProof/>
            <w:webHidden/>
          </w:rPr>
          <w:fldChar w:fldCharType="begin"/>
        </w:r>
        <w:r>
          <w:rPr>
            <w:noProof/>
            <w:webHidden/>
          </w:rPr>
          <w:instrText xml:space="preserve"> PAGEREF _Toc242621721 \h </w:instrText>
        </w:r>
        <w:r>
          <w:rPr>
            <w:noProof/>
            <w:webHidden/>
          </w:rPr>
        </w:r>
        <w:r>
          <w:rPr>
            <w:noProof/>
            <w:webHidden/>
          </w:rPr>
          <w:fldChar w:fldCharType="separate"/>
        </w:r>
        <w:r>
          <w:rPr>
            <w:noProof/>
            <w:webHidden/>
          </w:rPr>
          <w:t>1</w:t>
        </w:r>
        <w:r>
          <w:rPr>
            <w:noProof/>
            <w:webHidden/>
          </w:rPr>
          <w:fldChar w:fldCharType="end"/>
        </w:r>
      </w:hyperlink>
    </w:p>
    <w:p w14:paraId="1F95B1BC" w14:textId="24BC8DFB"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22" w:history="1">
        <w:r w:rsidRPr="00683EB9">
          <w:rPr>
            <w:rStyle w:val="Hyperlink"/>
            <w:noProof/>
          </w:rPr>
          <w:t>6.1 Research results</w:t>
        </w:r>
        <w:r>
          <w:rPr>
            <w:noProof/>
            <w:webHidden/>
          </w:rPr>
          <w:tab/>
        </w:r>
        <w:r>
          <w:rPr>
            <w:noProof/>
            <w:webHidden/>
          </w:rPr>
          <w:fldChar w:fldCharType="begin"/>
        </w:r>
        <w:r>
          <w:rPr>
            <w:noProof/>
            <w:webHidden/>
          </w:rPr>
          <w:instrText xml:space="preserve"> PAGEREF _Toc242621722 \h </w:instrText>
        </w:r>
        <w:r>
          <w:rPr>
            <w:noProof/>
            <w:webHidden/>
          </w:rPr>
        </w:r>
        <w:r>
          <w:rPr>
            <w:noProof/>
            <w:webHidden/>
          </w:rPr>
          <w:fldChar w:fldCharType="separate"/>
        </w:r>
        <w:r>
          <w:rPr>
            <w:noProof/>
            <w:webHidden/>
          </w:rPr>
          <w:t>1</w:t>
        </w:r>
        <w:r>
          <w:rPr>
            <w:noProof/>
            <w:webHidden/>
          </w:rPr>
          <w:fldChar w:fldCharType="end"/>
        </w:r>
      </w:hyperlink>
    </w:p>
    <w:p w14:paraId="4CD029A0" w14:textId="36312A62"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23" w:history="1">
        <w:r w:rsidRPr="00683EB9">
          <w:rPr>
            <w:rStyle w:val="Hyperlink"/>
            <w:noProof/>
          </w:rPr>
          <w:t>6.2 Product and technical results</w:t>
        </w:r>
        <w:r>
          <w:rPr>
            <w:noProof/>
            <w:webHidden/>
          </w:rPr>
          <w:tab/>
        </w:r>
        <w:r>
          <w:rPr>
            <w:noProof/>
            <w:webHidden/>
          </w:rPr>
          <w:fldChar w:fldCharType="begin"/>
        </w:r>
        <w:r>
          <w:rPr>
            <w:noProof/>
            <w:webHidden/>
          </w:rPr>
          <w:instrText xml:space="preserve"> PAGEREF _Toc242621723 \h </w:instrText>
        </w:r>
        <w:r>
          <w:rPr>
            <w:noProof/>
            <w:webHidden/>
          </w:rPr>
        </w:r>
        <w:r>
          <w:rPr>
            <w:noProof/>
            <w:webHidden/>
          </w:rPr>
          <w:fldChar w:fldCharType="separate"/>
        </w:r>
        <w:r>
          <w:rPr>
            <w:noProof/>
            <w:webHidden/>
          </w:rPr>
          <w:t>1</w:t>
        </w:r>
        <w:r>
          <w:rPr>
            <w:noProof/>
            <w:webHidden/>
          </w:rPr>
          <w:fldChar w:fldCharType="end"/>
        </w:r>
      </w:hyperlink>
    </w:p>
    <w:p w14:paraId="68D9BF08" w14:textId="372D9573"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24" w:history="1">
        <w:r w:rsidRPr="00683EB9">
          <w:rPr>
            <w:rStyle w:val="Hyperlink"/>
            <w:noProof/>
          </w:rPr>
          <w:t>6.3 User or stakeholder validation</w:t>
        </w:r>
        <w:r>
          <w:rPr>
            <w:noProof/>
            <w:webHidden/>
          </w:rPr>
          <w:tab/>
        </w:r>
        <w:r>
          <w:rPr>
            <w:noProof/>
            <w:webHidden/>
          </w:rPr>
          <w:fldChar w:fldCharType="begin"/>
        </w:r>
        <w:r>
          <w:rPr>
            <w:noProof/>
            <w:webHidden/>
          </w:rPr>
          <w:instrText xml:space="preserve"> PAGEREF _Toc242621724 \h </w:instrText>
        </w:r>
        <w:r>
          <w:rPr>
            <w:noProof/>
            <w:webHidden/>
          </w:rPr>
        </w:r>
        <w:r>
          <w:rPr>
            <w:noProof/>
            <w:webHidden/>
          </w:rPr>
          <w:fldChar w:fldCharType="separate"/>
        </w:r>
        <w:r>
          <w:rPr>
            <w:noProof/>
            <w:webHidden/>
          </w:rPr>
          <w:t>1</w:t>
        </w:r>
        <w:r>
          <w:rPr>
            <w:noProof/>
            <w:webHidden/>
          </w:rPr>
          <w:fldChar w:fldCharType="end"/>
        </w:r>
      </w:hyperlink>
    </w:p>
    <w:p w14:paraId="048282EE" w14:textId="112EDABF"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25" w:history="1">
        <w:r w:rsidRPr="00683EB9">
          <w:rPr>
            <w:rStyle w:val="Hyperlink"/>
            <w:noProof/>
          </w:rPr>
          <w:t>6.4 Integration results</w:t>
        </w:r>
        <w:r>
          <w:rPr>
            <w:noProof/>
            <w:webHidden/>
          </w:rPr>
          <w:tab/>
        </w:r>
        <w:r>
          <w:rPr>
            <w:noProof/>
            <w:webHidden/>
          </w:rPr>
          <w:fldChar w:fldCharType="begin"/>
        </w:r>
        <w:r>
          <w:rPr>
            <w:noProof/>
            <w:webHidden/>
          </w:rPr>
          <w:instrText xml:space="preserve"> PAGEREF _Toc242621725 \h </w:instrText>
        </w:r>
        <w:r>
          <w:rPr>
            <w:noProof/>
            <w:webHidden/>
          </w:rPr>
        </w:r>
        <w:r>
          <w:rPr>
            <w:noProof/>
            <w:webHidden/>
          </w:rPr>
          <w:fldChar w:fldCharType="separate"/>
        </w:r>
        <w:r>
          <w:rPr>
            <w:noProof/>
            <w:webHidden/>
          </w:rPr>
          <w:t>1</w:t>
        </w:r>
        <w:r>
          <w:rPr>
            <w:noProof/>
            <w:webHidden/>
          </w:rPr>
          <w:fldChar w:fldCharType="end"/>
        </w:r>
      </w:hyperlink>
    </w:p>
    <w:p w14:paraId="1DE5A2F4" w14:textId="56686056"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26" w:history="1">
        <w:r w:rsidRPr="00683EB9">
          <w:rPr>
            <w:rStyle w:val="Hyperlink"/>
            <w:noProof/>
          </w:rPr>
          <w:t>6.5 Summary of findings</w:t>
        </w:r>
        <w:r>
          <w:rPr>
            <w:noProof/>
            <w:webHidden/>
          </w:rPr>
          <w:tab/>
        </w:r>
        <w:r>
          <w:rPr>
            <w:noProof/>
            <w:webHidden/>
          </w:rPr>
          <w:fldChar w:fldCharType="begin"/>
        </w:r>
        <w:r>
          <w:rPr>
            <w:noProof/>
            <w:webHidden/>
          </w:rPr>
          <w:instrText xml:space="preserve"> PAGEREF _Toc242621726 \h </w:instrText>
        </w:r>
        <w:r>
          <w:rPr>
            <w:noProof/>
            <w:webHidden/>
          </w:rPr>
        </w:r>
        <w:r>
          <w:rPr>
            <w:noProof/>
            <w:webHidden/>
          </w:rPr>
          <w:fldChar w:fldCharType="separate"/>
        </w:r>
        <w:r>
          <w:rPr>
            <w:noProof/>
            <w:webHidden/>
          </w:rPr>
          <w:t>1</w:t>
        </w:r>
        <w:r>
          <w:rPr>
            <w:noProof/>
            <w:webHidden/>
          </w:rPr>
          <w:fldChar w:fldCharType="end"/>
        </w:r>
      </w:hyperlink>
    </w:p>
    <w:p w14:paraId="0DA930DA" w14:textId="4C2E4198"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727" w:history="1">
        <w:r w:rsidRPr="00683EB9">
          <w:rPr>
            <w:rStyle w:val="Hyperlink"/>
            <w:noProof/>
          </w:rPr>
          <w:t>7 DISCUSSION</w:t>
        </w:r>
        <w:r>
          <w:rPr>
            <w:noProof/>
            <w:webHidden/>
          </w:rPr>
          <w:tab/>
        </w:r>
        <w:r>
          <w:rPr>
            <w:noProof/>
            <w:webHidden/>
          </w:rPr>
          <w:fldChar w:fldCharType="begin"/>
        </w:r>
        <w:r>
          <w:rPr>
            <w:noProof/>
            <w:webHidden/>
          </w:rPr>
          <w:instrText xml:space="preserve"> PAGEREF _Toc242621727 \h </w:instrText>
        </w:r>
        <w:r>
          <w:rPr>
            <w:noProof/>
            <w:webHidden/>
          </w:rPr>
        </w:r>
        <w:r>
          <w:rPr>
            <w:noProof/>
            <w:webHidden/>
          </w:rPr>
          <w:fldChar w:fldCharType="separate"/>
        </w:r>
        <w:r>
          <w:rPr>
            <w:noProof/>
            <w:webHidden/>
          </w:rPr>
          <w:t>1</w:t>
        </w:r>
        <w:r>
          <w:rPr>
            <w:noProof/>
            <w:webHidden/>
          </w:rPr>
          <w:fldChar w:fldCharType="end"/>
        </w:r>
      </w:hyperlink>
    </w:p>
    <w:p w14:paraId="2EC3D63D" w14:textId="369092FC"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28" w:history="1">
        <w:r w:rsidRPr="00683EB9">
          <w:rPr>
            <w:rStyle w:val="Hyperlink"/>
            <w:noProof/>
          </w:rPr>
          <w:t>7.1 Interpretation of findings</w:t>
        </w:r>
        <w:r>
          <w:rPr>
            <w:noProof/>
            <w:webHidden/>
          </w:rPr>
          <w:tab/>
        </w:r>
        <w:r>
          <w:rPr>
            <w:noProof/>
            <w:webHidden/>
          </w:rPr>
          <w:fldChar w:fldCharType="begin"/>
        </w:r>
        <w:r>
          <w:rPr>
            <w:noProof/>
            <w:webHidden/>
          </w:rPr>
          <w:instrText xml:space="preserve"> PAGEREF _Toc242621728 \h </w:instrText>
        </w:r>
        <w:r>
          <w:rPr>
            <w:noProof/>
            <w:webHidden/>
          </w:rPr>
        </w:r>
        <w:r>
          <w:rPr>
            <w:noProof/>
            <w:webHidden/>
          </w:rPr>
          <w:fldChar w:fldCharType="separate"/>
        </w:r>
        <w:r>
          <w:rPr>
            <w:noProof/>
            <w:webHidden/>
          </w:rPr>
          <w:t>1</w:t>
        </w:r>
        <w:r>
          <w:rPr>
            <w:noProof/>
            <w:webHidden/>
          </w:rPr>
          <w:fldChar w:fldCharType="end"/>
        </w:r>
      </w:hyperlink>
    </w:p>
    <w:p w14:paraId="29FEC119" w14:textId="7E843061"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29" w:history="1">
        <w:r w:rsidRPr="00683EB9">
          <w:rPr>
            <w:rStyle w:val="Hyperlink"/>
            <w:noProof/>
          </w:rPr>
          <w:t>7.2 Comparison with literature baselines and existing solutions</w:t>
        </w:r>
        <w:r>
          <w:rPr>
            <w:noProof/>
            <w:webHidden/>
          </w:rPr>
          <w:tab/>
        </w:r>
        <w:r>
          <w:rPr>
            <w:noProof/>
            <w:webHidden/>
          </w:rPr>
          <w:fldChar w:fldCharType="begin"/>
        </w:r>
        <w:r>
          <w:rPr>
            <w:noProof/>
            <w:webHidden/>
          </w:rPr>
          <w:instrText xml:space="preserve"> PAGEREF _Toc242621729 \h </w:instrText>
        </w:r>
        <w:r>
          <w:rPr>
            <w:noProof/>
            <w:webHidden/>
          </w:rPr>
        </w:r>
        <w:r>
          <w:rPr>
            <w:noProof/>
            <w:webHidden/>
          </w:rPr>
          <w:fldChar w:fldCharType="separate"/>
        </w:r>
        <w:r>
          <w:rPr>
            <w:noProof/>
            <w:webHidden/>
          </w:rPr>
          <w:t>1</w:t>
        </w:r>
        <w:r>
          <w:rPr>
            <w:noProof/>
            <w:webHidden/>
          </w:rPr>
          <w:fldChar w:fldCharType="end"/>
        </w:r>
      </w:hyperlink>
    </w:p>
    <w:p w14:paraId="2D4294E1" w14:textId="45EDC9F9"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30" w:history="1">
        <w:r w:rsidRPr="00683EB9">
          <w:rPr>
            <w:rStyle w:val="Hyperlink"/>
            <w:noProof/>
          </w:rPr>
          <w:t>7.3 Research contribution</w:t>
        </w:r>
        <w:r>
          <w:rPr>
            <w:noProof/>
            <w:webHidden/>
          </w:rPr>
          <w:tab/>
        </w:r>
        <w:r>
          <w:rPr>
            <w:noProof/>
            <w:webHidden/>
          </w:rPr>
          <w:fldChar w:fldCharType="begin"/>
        </w:r>
        <w:r>
          <w:rPr>
            <w:noProof/>
            <w:webHidden/>
          </w:rPr>
          <w:instrText xml:space="preserve"> PAGEREF _Toc242621730 \h </w:instrText>
        </w:r>
        <w:r>
          <w:rPr>
            <w:noProof/>
            <w:webHidden/>
          </w:rPr>
        </w:r>
        <w:r>
          <w:rPr>
            <w:noProof/>
            <w:webHidden/>
          </w:rPr>
          <w:fldChar w:fldCharType="separate"/>
        </w:r>
        <w:r>
          <w:rPr>
            <w:noProof/>
            <w:webHidden/>
          </w:rPr>
          <w:t>1</w:t>
        </w:r>
        <w:r>
          <w:rPr>
            <w:noProof/>
            <w:webHidden/>
          </w:rPr>
          <w:fldChar w:fldCharType="end"/>
        </w:r>
      </w:hyperlink>
    </w:p>
    <w:p w14:paraId="6E564970" w14:textId="5A3AED11"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31" w:history="1">
        <w:r w:rsidRPr="00683EB9">
          <w:rPr>
            <w:rStyle w:val="Hyperlink"/>
            <w:noProof/>
          </w:rPr>
          <w:t>7.4 Product contribution</w:t>
        </w:r>
        <w:r>
          <w:rPr>
            <w:noProof/>
            <w:webHidden/>
          </w:rPr>
          <w:tab/>
        </w:r>
        <w:r>
          <w:rPr>
            <w:noProof/>
            <w:webHidden/>
          </w:rPr>
          <w:fldChar w:fldCharType="begin"/>
        </w:r>
        <w:r>
          <w:rPr>
            <w:noProof/>
            <w:webHidden/>
          </w:rPr>
          <w:instrText xml:space="preserve"> PAGEREF _Toc242621731 \h </w:instrText>
        </w:r>
        <w:r>
          <w:rPr>
            <w:noProof/>
            <w:webHidden/>
          </w:rPr>
        </w:r>
        <w:r>
          <w:rPr>
            <w:noProof/>
            <w:webHidden/>
          </w:rPr>
          <w:fldChar w:fldCharType="separate"/>
        </w:r>
        <w:r>
          <w:rPr>
            <w:noProof/>
            <w:webHidden/>
          </w:rPr>
          <w:t>1</w:t>
        </w:r>
        <w:r>
          <w:rPr>
            <w:noProof/>
            <w:webHidden/>
          </w:rPr>
          <w:fldChar w:fldCharType="end"/>
        </w:r>
      </w:hyperlink>
    </w:p>
    <w:p w14:paraId="7F4C3562" w14:textId="64CFF095"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32" w:history="1">
        <w:r w:rsidRPr="00683EB9">
          <w:rPr>
            <w:rStyle w:val="Hyperlink"/>
            <w:noProof/>
          </w:rPr>
          <w:t>7.5 Limitations and threats to validity</w:t>
        </w:r>
        <w:r>
          <w:rPr>
            <w:noProof/>
            <w:webHidden/>
          </w:rPr>
          <w:tab/>
        </w:r>
        <w:r>
          <w:rPr>
            <w:noProof/>
            <w:webHidden/>
          </w:rPr>
          <w:fldChar w:fldCharType="begin"/>
        </w:r>
        <w:r>
          <w:rPr>
            <w:noProof/>
            <w:webHidden/>
          </w:rPr>
          <w:instrText xml:space="preserve"> PAGEREF _Toc242621732 \h </w:instrText>
        </w:r>
        <w:r>
          <w:rPr>
            <w:noProof/>
            <w:webHidden/>
          </w:rPr>
        </w:r>
        <w:r>
          <w:rPr>
            <w:noProof/>
            <w:webHidden/>
          </w:rPr>
          <w:fldChar w:fldCharType="separate"/>
        </w:r>
        <w:r>
          <w:rPr>
            <w:noProof/>
            <w:webHidden/>
          </w:rPr>
          <w:t>1</w:t>
        </w:r>
        <w:r>
          <w:rPr>
            <w:noProof/>
            <w:webHidden/>
          </w:rPr>
          <w:fldChar w:fldCharType="end"/>
        </w:r>
      </w:hyperlink>
    </w:p>
    <w:p w14:paraId="29A8FFCB" w14:textId="6B45E2D3"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33" w:history="1">
        <w:r w:rsidRPr="00683EB9">
          <w:rPr>
            <w:rStyle w:val="Hyperlink"/>
            <w:noProof/>
          </w:rPr>
          <w:t>7.6 Implications</w:t>
        </w:r>
        <w:r>
          <w:rPr>
            <w:noProof/>
            <w:webHidden/>
          </w:rPr>
          <w:tab/>
        </w:r>
        <w:r>
          <w:rPr>
            <w:noProof/>
            <w:webHidden/>
          </w:rPr>
          <w:fldChar w:fldCharType="begin"/>
        </w:r>
        <w:r>
          <w:rPr>
            <w:noProof/>
            <w:webHidden/>
          </w:rPr>
          <w:instrText xml:space="preserve"> PAGEREF _Toc242621733 \h </w:instrText>
        </w:r>
        <w:r>
          <w:rPr>
            <w:noProof/>
            <w:webHidden/>
          </w:rPr>
        </w:r>
        <w:r>
          <w:rPr>
            <w:noProof/>
            <w:webHidden/>
          </w:rPr>
          <w:fldChar w:fldCharType="separate"/>
        </w:r>
        <w:r>
          <w:rPr>
            <w:noProof/>
            <w:webHidden/>
          </w:rPr>
          <w:t>1</w:t>
        </w:r>
        <w:r>
          <w:rPr>
            <w:noProof/>
            <w:webHidden/>
          </w:rPr>
          <w:fldChar w:fldCharType="end"/>
        </w:r>
      </w:hyperlink>
    </w:p>
    <w:p w14:paraId="5369C6B7" w14:textId="05FA847D"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34" w:history="1">
        <w:r w:rsidRPr="00683EB9">
          <w:rPr>
            <w:rStyle w:val="Hyperlink"/>
            <w:noProof/>
          </w:rPr>
          <w:t>8.1 Value proposition and target users</w:t>
        </w:r>
        <w:r>
          <w:rPr>
            <w:noProof/>
            <w:webHidden/>
          </w:rPr>
          <w:tab/>
        </w:r>
        <w:r>
          <w:rPr>
            <w:noProof/>
            <w:webHidden/>
          </w:rPr>
          <w:fldChar w:fldCharType="begin"/>
        </w:r>
        <w:r>
          <w:rPr>
            <w:noProof/>
            <w:webHidden/>
          </w:rPr>
          <w:instrText xml:space="preserve"> PAGEREF _Toc242621734 \h </w:instrText>
        </w:r>
        <w:r>
          <w:rPr>
            <w:noProof/>
            <w:webHidden/>
          </w:rPr>
        </w:r>
        <w:r>
          <w:rPr>
            <w:noProof/>
            <w:webHidden/>
          </w:rPr>
          <w:fldChar w:fldCharType="separate"/>
        </w:r>
        <w:r>
          <w:rPr>
            <w:noProof/>
            <w:webHidden/>
          </w:rPr>
          <w:t>1</w:t>
        </w:r>
        <w:r>
          <w:rPr>
            <w:noProof/>
            <w:webHidden/>
          </w:rPr>
          <w:fldChar w:fldCharType="end"/>
        </w:r>
      </w:hyperlink>
    </w:p>
    <w:p w14:paraId="1BF94E9F" w14:textId="428EDF11"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35" w:history="1">
        <w:r w:rsidRPr="00683EB9">
          <w:rPr>
            <w:rStyle w:val="Hyperlink"/>
            <w:noProof/>
          </w:rPr>
          <w:t>8.2 Market and competitive position</w:t>
        </w:r>
        <w:r>
          <w:rPr>
            <w:noProof/>
            <w:webHidden/>
          </w:rPr>
          <w:tab/>
        </w:r>
        <w:r>
          <w:rPr>
            <w:noProof/>
            <w:webHidden/>
          </w:rPr>
          <w:fldChar w:fldCharType="begin"/>
        </w:r>
        <w:r>
          <w:rPr>
            <w:noProof/>
            <w:webHidden/>
          </w:rPr>
          <w:instrText xml:space="preserve"> PAGEREF _Toc242621735 \h </w:instrText>
        </w:r>
        <w:r>
          <w:rPr>
            <w:noProof/>
            <w:webHidden/>
          </w:rPr>
        </w:r>
        <w:r>
          <w:rPr>
            <w:noProof/>
            <w:webHidden/>
          </w:rPr>
          <w:fldChar w:fldCharType="separate"/>
        </w:r>
        <w:r>
          <w:rPr>
            <w:noProof/>
            <w:webHidden/>
          </w:rPr>
          <w:t>1</w:t>
        </w:r>
        <w:r>
          <w:rPr>
            <w:noProof/>
            <w:webHidden/>
          </w:rPr>
          <w:fldChar w:fldCharType="end"/>
        </w:r>
      </w:hyperlink>
    </w:p>
    <w:p w14:paraId="4649F211" w14:textId="55859C8A"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36" w:history="1">
        <w:r w:rsidRPr="00683EB9">
          <w:rPr>
            <w:rStyle w:val="Hyperlink"/>
            <w:noProof/>
          </w:rPr>
          <w:t>8.3 Business or sustainability model</w:t>
        </w:r>
        <w:r>
          <w:rPr>
            <w:noProof/>
            <w:webHidden/>
          </w:rPr>
          <w:tab/>
        </w:r>
        <w:r>
          <w:rPr>
            <w:noProof/>
            <w:webHidden/>
          </w:rPr>
          <w:fldChar w:fldCharType="begin"/>
        </w:r>
        <w:r>
          <w:rPr>
            <w:noProof/>
            <w:webHidden/>
          </w:rPr>
          <w:instrText xml:space="preserve"> PAGEREF _Toc242621736 \h </w:instrText>
        </w:r>
        <w:r>
          <w:rPr>
            <w:noProof/>
            <w:webHidden/>
          </w:rPr>
        </w:r>
        <w:r>
          <w:rPr>
            <w:noProof/>
            <w:webHidden/>
          </w:rPr>
          <w:fldChar w:fldCharType="separate"/>
        </w:r>
        <w:r>
          <w:rPr>
            <w:noProof/>
            <w:webHidden/>
          </w:rPr>
          <w:t>1</w:t>
        </w:r>
        <w:r>
          <w:rPr>
            <w:noProof/>
            <w:webHidden/>
          </w:rPr>
          <w:fldChar w:fldCharType="end"/>
        </w:r>
      </w:hyperlink>
    </w:p>
    <w:p w14:paraId="1DD85AE2" w14:textId="203E14F5"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37" w:history="1">
        <w:r w:rsidRPr="00683EB9">
          <w:rPr>
            <w:rStyle w:val="Hyperlink"/>
            <w:noProof/>
          </w:rPr>
          <w:t>8.4 Scalability intellectual property and compliance</w:t>
        </w:r>
        <w:r>
          <w:rPr>
            <w:noProof/>
            <w:webHidden/>
          </w:rPr>
          <w:tab/>
        </w:r>
        <w:r>
          <w:rPr>
            <w:noProof/>
            <w:webHidden/>
          </w:rPr>
          <w:fldChar w:fldCharType="begin"/>
        </w:r>
        <w:r>
          <w:rPr>
            <w:noProof/>
            <w:webHidden/>
          </w:rPr>
          <w:instrText xml:space="preserve"> PAGEREF _Toc242621737 \h </w:instrText>
        </w:r>
        <w:r>
          <w:rPr>
            <w:noProof/>
            <w:webHidden/>
          </w:rPr>
        </w:r>
        <w:r>
          <w:rPr>
            <w:noProof/>
            <w:webHidden/>
          </w:rPr>
          <w:fldChar w:fldCharType="separate"/>
        </w:r>
        <w:r>
          <w:rPr>
            <w:noProof/>
            <w:webHidden/>
          </w:rPr>
          <w:t>1</w:t>
        </w:r>
        <w:r>
          <w:rPr>
            <w:noProof/>
            <w:webHidden/>
          </w:rPr>
          <w:fldChar w:fldCharType="end"/>
        </w:r>
      </w:hyperlink>
    </w:p>
    <w:p w14:paraId="10234860" w14:textId="64A3BE19"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38" w:history="1">
        <w:r w:rsidRPr="00683EB9">
          <w:rPr>
            <w:rStyle w:val="Hyperlink"/>
            <w:noProof/>
          </w:rPr>
          <w:t>8.5 Contribution to the Sustainable Development Goals</w:t>
        </w:r>
        <w:r>
          <w:rPr>
            <w:noProof/>
            <w:webHidden/>
          </w:rPr>
          <w:tab/>
        </w:r>
        <w:r>
          <w:rPr>
            <w:noProof/>
            <w:webHidden/>
          </w:rPr>
          <w:fldChar w:fldCharType="begin"/>
        </w:r>
        <w:r>
          <w:rPr>
            <w:noProof/>
            <w:webHidden/>
          </w:rPr>
          <w:instrText xml:space="preserve"> PAGEREF _Toc242621738 \h </w:instrText>
        </w:r>
        <w:r>
          <w:rPr>
            <w:noProof/>
            <w:webHidden/>
          </w:rPr>
        </w:r>
        <w:r>
          <w:rPr>
            <w:noProof/>
            <w:webHidden/>
          </w:rPr>
          <w:fldChar w:fldCharType="separate"/>
        </w:r>
        <w:r>
          <w:rPr>
            <w:noProof/>
            <w:webHidden/>
          </w:rPr>
          <w:t>1</w:t>
        </w:r>
        <w:r>
          <w:rPr>
            <w:noProof/>
            <w:webHidden/>
          </w:rPr>
          <w:fldChar w:fldCharType="end"/>
        </w:r>
      </w:hyperlink>
    </w:p>
    <w:p w14:paraId="349C4E29" w14:textId="110DB05E"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739" w:history="1">
        <w:r w:rsidRPr="00683EB9">
          <w:rPr>
            <w:rStyle w:val="Hyperlink"/>
            <w:noProof/>
          </w:rPr>
          <w:t>9 CONCLUSION AND FUTURE DIRECTIONS</w:t>
        </w:r>
        <w:r>
          <w:rPr>
            <w:noProof/>
            <w:webHidden/>
          </w:rPr>
          <w:tab/>
        </w:r>
        <w:r>
          <w:rPr>
            <w:noProof/>
            <w:webHidden/>
          </w:rPr>
          <w:fldChar w:fldCharType="begin"/>
        </w:r>
        <w:r>
          <w:rPr>
            <w:noProof/>
            <w:webHidden/>
          </w:rPr>
          <w:instrText xml:space="preserve"> PAGEREF _Toc242621739 \h </w:instrText>
        </w:r>
        <w:r>
          <w:rPr>
            <w:noProof/>
            <w:webHidden/>
          </w:rPr>
        </w:r>
        <w:r>
          <w:rPr>
            <w:noProof/>
            <w:webHidden/>
          </w:rPr>
          <w:fldChar w:fldCharType="separate"/>
        </w:r>
        <w:r>
          <w:rPr>
            <w:noProof/>
            <w:webHidden/>
          </w:rPr>
          <w:t>1</w:t>
        </w:r>
        <w:r>
          <w:rPr>
            <w:noProof/>
            <w:webHidden/>
          </w:rPr>
          <w:fldChar w:fldCharType="end"/>
        </w:r>
      </w:hyperlink>
    </w:p>
    <w:p w14:paraId="6B6F5914" w14:textId="3B3FCDFD"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40" w:history="1">
        <w:r w:rsidRPr="00683EB9">
          <w:rPr>
            <w:rStyle w:val="Hyperlink"/>
            <w:noProof/>
          </w:rPr>
          <w:t>9.1 Conclusion</w:t>
        </w:r>
        <w:r>
          <w:rPr>
            <w:noProof/>
            <w:webHidden/>
          </w:rPr>
          <w:tab/>
        </w:r>
        <w:r>
          <w:rPr>
            <w:noProof/>
            <w:webHidden/>
          </w:rPr>
          <w:fldChar w:fldCharType="begin"/>
        </w:r>
        <w:r>
          <w:rPr>
            <w:noProof/>
            <w:webHidden/>
          </w:rPr>
          <w:instrText xml:space="preserve"> PAGEREF _Toc242621740 \h </w:instrText>
        </w:r>
        <w:r>
          <w:rPr>
            <w:noProof/>
            <w:webHidden/>
          </w:rPr>
        </w:r>
        <w:r>
          <w:rPr>
            <w:noProof/>
            <w:webHidden/>
          </w:rPr>
          <w:fldChar w:fldCharType="separate"/>
        </w:r>
        <w:r>
          <w:rPr>
            <w:noProof/>
            <w:webHidden/>
          </w:rPr>
          <w:t>1</w:t>
        </w:r>
        <w:r>
          <w:rPr>
            <w:noProof/>
            <w:webHidden/>
          </w:rPr>
          <w:fldChar w:fldCharType="end"/>
        </w:r>
      </w:hyperlink>
    </w:p>
    <w:p w14:paraId="29B93A78" w14:textId="17ACE70C"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41" w:history="1">
        <w:r w:rsidRPr="00683EB9">
          <w:rPr>
            <w:rStyle w:val="Hyperlink"/>
            <w:noProof/>
          </w:rPr>
          <w:t>9.2 Achievement of objectives</w:t>
        </w:r>
        <w:r>
          <w:rPr>
            <w:noProof/>
            <w:webHidden/>
          </w:rPr>
          <w:tab/>
        </w:r>
        <w:r>
          <w:rPr>
            <w:noProof/>
            <w:webHidden/>
          </w:rPr>
          <w:fldChar w:fldCharType="begin"/>
        </w:r>
        <w:r>
          <w:rPr>
            <w:noProof/>
            <w:webHidden/>
          </w:rPr>
          <w:instrText xml:space="preserve"> PAGEREF _Toc242621741 \h </w:instrText>
        </w:r>
        <w:r>
          <w:rPr>
            <w:noProof/>
            <w:webHidden/>
          </w:rPr>
        </w:r>
        <w:r>
          <w:rPr>
            <w:noProof/>
            <w:webHidden/>
          </w:rPr>
          <w:fldChar w:fldCharType="separate"/>
        </w:r>
        <w:r>
          <w:rPr>
            <w:noProof/>
            <w:webHidden/>
          </w:rPr>
          <w:t>1</w:t>
        </w:r>
        <w:r>
          <w:rPr>
            <w:noProof/>
            <w:webHidden/>
          </w:rPr>
          <w:fldChar w:fldCharType="end"/>
        </w:r>
      </w:hyperlink>
    </w:p>
    <w:p w14:paraId="4204DE24" w14:textId="2C91A5AD"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42" w:history="1">
        <w:r w:rsidRPr="00683EB9">
          <w:rPr>
            <w:rStyle w:val="Hyperlink"/>
            <w:noProof/>
          </w:rPr>
          <w:t>9.3 Individual research and product contributions</w:t>
        </w:r>
        <w:r>
          <w:rPr>
            <w:noProof/>
            <w:webHidden/>
          </w:rPr>
          <w:tab/>
        </w:r>
        <w:r>
          <w:rPr>
            <w:noProof/>
            <w:webHidden/>
          </w:rPr>
          <w:fldChar w:fldCharType="begin"/>
        </w:r>
        <w:r>
          <w:rPr>
            <w:noProof/>
            <w:webHidden/>
          </w:rPr>
          <w:instrText xml:space="preserve"> PAGEREF _Toc242621742 \h </w:instrText>
        </w:r>
        <w:r>
          <w:rPr>
            <w:noProof/>
            <w:webHidden/>
          </w:rPr>
        </w:r>
        <w:r>
          <w:rPr>
            <w:noProof/>
            <w:webHidden/>
          </w:rPr>
          <w:fldChar w:fldCharType="separate"/>
        </w:r>
        <w:r>
          <w:rPr>
            <w:noProof/>
            <w:webHidden/>
          </w:rPr>
          <w:t>1</w:t>
        </w:r>
        <w:r>
          <w:rPr>
            <w:noProof/>
            <w:webHidden/>
          </w:rPr>
          <w:fldChar w:fldCharType="end"/>
        </w:r>
      </w:hyperlink>
    </w:p>
    <w:p w14:paraId="4FCAEF08" w14:textId="5537E160"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43" w:history="1">
        <w:r w:rsidRPr="00683EB9">
          <w:rPr>
            <w:rStyle w:val="Hyperlink"/>
            <w:noProof/>
          </w:rPr>
          <w:t>9.4 Future directions</w:t>
        </w:r>
        <w:r>
          <w:rPr>
            <w:noProof/>
            <w:webHidden/>
          </w:rPr>
          <w:tab/>
        </w:r>
        <w:r>
          <w:rPr>
            <w:noProof/>
            <w:webHidden/>
          </w:rPr>
          <w:fldChar w:fldCharType="begin"/>
        </w:r>
        <w:r>
          <w:rPr>
            <w:noProof/>
            <w:webHidden/>
          </w:rPr>
          <w:instrText xml:space="preserve"> PAGEREF _Toc242621743 \h </w:instrText>
        </w:r>
        <w:r>
          <w:rPr>
            <w:noProof/>
            <w:webHidden/>
          </w:rPr>
        </w:r>
        <w:r>
          <w:rPr>
            <w:noProof/>
            <w:webHidden/>
          </w:rPr>
          <w:fldChar w:fldCharType="separate"/>
        </w:r>
        <w:r>
          <w:rPr>
            <w:noProof/>
            <w:webHidden/>
          </w:rPr>
          <w:t>1</w:t>
        </w:r>
        <w:r>
          <w:rPr>
            <w:noProof/>
            <w:webHidden/>
          </w:rPr>
          <w:fldChar w:fldCharType="end"/>
        </w:r>
      </w:hyperlink>
    </w:p>
    <w:p w14:paraId="3740EB96" w14:textId="06E37F50"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744" w:history="1">
        <w:r w:rsidRPr="00683EB9">
          <w:rPr>
            <w:rStyle w:val="Hyperlink"/>
            <w:noProof/>
          </w:rPr>
          <w:t>REFERENCES</w:t>
        </w:r>
        <w:r>
          <w:rPr>
            <w:noProof/>
            <w:webHidden/>
          </w:rPr>
          <w:tab/>
        </w:r>
        <w:r>
          <w:rPr>
            <w:noProof/>
            <w:webHidden/>
          </w:rPr>
          <w:fldChar w:fldCharType="begin"/>
        </w:r>
        <w:r>
          <w:rPr>
            <w:noProof/>
            <w:webHidden/>
          </w:rPr>
          <w:instrText xml:space="preserve"> PAGEREF _Toc242621744 \h </w:instrText>
        </w:r>
        <w:r>
          <w:rPr>
            <w:noProof/>
            <w:webHidden/>
          </w:rPr>
        </w:r>
        <w:r>
          <w:rPr>
            <w:noProof/>
            <w:webHidden/>
          </w:rPr>
          <w:fldChar w:fldCharType="separate"/>
        </w:r>
        <w:r>
          <w:rPr>
            <w:noProof/>
            <w:webHidden/>
          </w:rPr>
          <w:t>1</w:t>
        </w:r>
        <w:r>
          <w:rPr>
            <w:noProof/>
            <w:webHidden/>
          </w:rPr>
          <w:fldChar w:fldCharType="end"/>
        </w:r>
      </w:hyperlink>
    </w:p>
    <w:p w14:paraId="509A9FA0" w14:textId="3C19A11D"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745" w:history="1">
        <w:r w:rsidRPr="00683EB9">
          <w:rPr>
            <w:rStyle w:val="Hyperlink"/>
            <w:noProof/>
          </w:rPr>
          <w:t>GLOSSARY</w:t>
        </w:r>
        <w:r>
          <w:rPr>
            <w:noProof/>
            <w:webHidden/>
          </w:rPr>
          <w:tab/>
        </w:r>
        <w:r>
          <w:rPr>
            <w:noProof/>
            <w:webHidden/>
          </w:rPr>
          <w:fldChar w:fldCharType="begin"/>
        </w:r>
        <w:r>
          <w:rPr>
            <w:noProof/>
            <w:webHidden/>
          </w:rPr>
          <w:instrText xml:space="preserve"> PAGEREF _Toc242621745 \h </w:instrText>
        </w:r>
        <w:r>
          <w:rPr>
            <w:noProof/>
            <w:webHidden/>
          </w:rPr>
        </w:r>
        <w:r>
          <w:rPr>
            <w:noProof/>
            <w:webHidden/>
          </w:rPr>
          <w:fldChar w:fldCharType="separate"/>
        </w:r>
        <w:r>
          <w:rPr>
            <w:noProof/>
            <w:webHidden/>
          </w:rPr>
          <w:t>1</w:t>
        </w:r>
        <w:r>
          <w:rPr>
            <w:noProof/>
            <w:webHidden/>
          </w:rPr>
          <w:fldChar w:fldCharType="end"/>
        </w:r>
      </w:hyperlink>
    </w:p>
    <w:p w14:paraId="56EA9790" w14:textId="3A43F638" w:rsidR="00C73A1E" w:rsidRDefault="00C73A1E">
      <w:pPr>
        <w:pStyle w:val="TOC1"/>
        <w:tabs>
          <w:tab w:val="right" w:leader="dot" w:pos="8211"/>
        </w:tabs>
        <w:rPr>
          <w:rFonts w:asciiTheme="minorHAnsi" w:hAnsiTheme="minorHAnsi"/>
          <w:noProof/>
          <w:color w:val="auto"/>
          <w:kern w:val="2"/>
          <w:szCs w:val="24"/>
          <w:lang w:bidi="si-LK"/>
          <w14:ligatures w14:val="standardContextual"/>
        </w:rPr>
      </w:pPr>
      <w:hyperlink w:anchor="_Toc242621746" w:history="1">
        <w:r w:rsidRPr="00683EB9">
          <w:rPr>
            <w:rStyle w:val="Hyperlink"/>
            <w:noProof/>
          </w:rPr>
          <w:t>APPENDICES</w:t>
        </w:r>
        <w:r>
          <w:rPr>
            <w:noProof/>
            <w:webHidden/>
          </w:rPr>
          <w:tab/>
        </w:r>
        <w:r>
          <w:rPr>
            <w:noProof/>
            <w:webHidden/>
          </w:rPr>
          <w:fldChar w:fldCharType="begin"/>
        </w:r>
        <w:r>
          <w:rPr>
            <w:noProof/>
            <w:webHidden/>
          </w:rPr>
          <w:instrText xml:space="preserve"> PAGEREF _Toc242621746 \h </w:instrText>
        </w:r>
        <w:r>
          <w:rPr>
            <w:noProof/>
            <w:webHidden/>
          </w:rPr>
        </w:r>
        <w:r>
          <w:rPr>
            <w:noProof/>
            <w:webHidden/>
          </w:rPr>
          <w:fldChar w:fldCharType="separate"/>
        </w:r>
        <w:r>
          <w:rPr>
            <w:noProof/>
            <w:webHidden/>
          </w:rPr>
          <w:t>1</w:t>
        </w:r>
        <w:r>
          <w:rPr>
            <w:noProof/>
            <w:webHidden/>
          </w:rPr>
          <w:fldChar w:fldCharType="end"/>
        </w:r>
      </w:hyperlink>
    </w:p>
    <w:p w14:paraId="00C5525F" w14:textId="0CA3A3A6"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47" w:history="1">
        <w:r w:rsidRPr="00683EB9">
          <w:rPr>
            <w:rStyle w:val="Hyperlink"/>
            <w:noProof/>
          </w:rPr>
          <w:t>Appendix A Research instruments or extended results</w:t>
        </w:r>
        <w:r>
          <w:rPr>
            <w:noProof/>
            <w:webHidden/>
          </w:rPr>
          <w:tab/>
        </w:r>
        <w:r>
          <w:rPr>
            <w:noProof/>
            <w:webHidden/>
          </w:rPr>
          <w:fldChar w:fldCharType="begin"/>
        </w:r>
        <w:r>
          <w:rPr>
            <w:noProof/>
            <w:webHidden/>
          </w:rPr>
          <w:instrText xml:space="preserve"> PAGEREF _Toc242621747 \h </w:instrText>
        </w:r>
        <w:r>
          <w:rPr>
            <w:noProof/>
            <w:webHidden/>
          </w:rPr>
        </w:r>
        <w:r>
          <w:rPr>
            <w:noProof/>
            <w:webHidden/>
          </w:rPr>
          <w:fldChar w:fldCharType="separate"/>
        </w:r>
        <w:r>
          <w:rPr>
            <w:noProof/>
            <w:webHidden/>
          </w:rPr>
          <w:t>1</w:t>
        </w:r>
        <w:r>
          <w:rPr>
            <w:noProof/>
            <w:webHidden/>
          </w:rPr>
          <w:fldChar w:fldCharType="end"/>
        </w:r>
      </w:hyperlink>
    </w:p>
    <w:p w14:paraId="2CF5BEEF" w14:textId="665DD657"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48" w:history="1">
        <w:r w:rsidRPr="00683EB9">
          <w:rPr>
            <w:rStyle w:val="Hyperlink"/>
            <w:noProof/>
          </w:rPr>
          <w:t>Appendix B Academic integrity and AI use disclosure</w:t>
        </w:r>
        <w:r>
          <w:rPr>
            <w:noProof/>
            <w:webHidden/>
          </w:rPr>
          <w:tab/>
        </w:r>
        <w:r>
          <w:rPr>
            <w:noProof/>
            <w:webHidden/>
          </w:rPr>
          <w:fldChar w:fldCharType="begin"/>
        </w:r>
        <w:r>
          <w:rPr>
            <w:noProof/>
            <w:webHidden/>
          </w:rPr>
          <w:instrText xml:space="preserve"> PAGEREF _Toc242621748 \h </w:instrText>
        </w:r>
        <w:r>
          <w:rPr>
            <w:noProof/>
            <w:webHidden/>
          </w:rPr>
        </w:r>
        <w:r>
          <w:rPr>
            <w:noProof/>
            <w:webHidden/>
          </w:rPr>
          <w:fldChar w:fldCharType="separate"/>
        </w:r>
        <w:r>
          <w:rPr>
            <w:noProof/>
            <w:webHidden/>
          </w:rPr>
          <w:t>1</w:t>
        </w:r>
        <w:r>
          <w:rPr>
            <w:noProof/>
            <w:webHidden/>
          </w:rPr>
          <w:fldChar w:fldCharType="end"/>
        </w:r>
      </w:hyperlink>
    </w:p>
    <w:p w14:paraId="6AAAA80C" w14:textId="200FB3FB"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49" w:history="1">
        <w:r w:rsidRPr="00683EB9">
          <w:rPr>
            <w:rStyle w:val="Hyperlink"/>
            <w:noProof/>
          </w:rPr>
          <w:t>Appendix C Local verification commands</w:t>
        </w:r>
        <w:r>
          <w:rPr>
            <w:noProof/>
            <w:webHidden/>
          </w:rPr>
          <w:tab/>
        </w:r>
        <w:r>
          <w:rPr>
            <w:noProof/>
            <w:webHidden/>
          </w:rPr>
          <w:fldChar w:fldCharType="begin"/>
        </w:r>
        <w:r>
          <w:rPr>
            <w:noProof/>
            <w:webHidden/>
          </w:rPr>
          <w:instrText xml:space="preserve"> PAGEREF _Toc242621749 \h </w:instrText>
        </w:r>
        <w:r>
          <w:rPr>
            <w:noProof/>
            <w:webHidden/>
          </w:rPr>
        </w:r>
        <w:r>
          <w:rPr>
            <w:noProof/>
            <w:webHidden/>
          </w:rPr>
          <w:fldChar w:fldCharType="separate"/>
        </w:r>
        <w:r>
          <w:rPr>
            <w:noProof/>
            <w:webHidden/>
          </w:rPr>
          <w:t>1</w:t>
        </w:r>
        <w:r>
          <w:rPr>
            <w:noProof/>
            <w:webHidden/>
          </w:rPr>
          <w:fldChar w:fldCharType="end"/>
        </w:r>
      </w:hyperlink>
    </w:p>
    <w:p w14:paraId="2FFDB5CE" w14:textId="44EFFE41" w:rsidR="00C73A1E" w:rsidRDefault="00C73A1E">
      <w:pPr>
        <w:pStyle w:val="TOC2"/>
        <w:tabs>
          <w:tab w:val="right" w:leader="dot" w:pos="8211"/>
        </w:tabs>
        <w:rPr>
          <w:rFonts w:asciiTheme="minorHAnsi" w:hAnsiTheme="minorHAnsi"/>
          <w:noProof/>
          <w:color w:val="auto"/>
          <w:kern w:val="2"/>
          <w:szCs w:val="24"/>
          <w:lang w:bidi="si-LK"/>
          <w14:ligatures w14:val="standardContextual"/>
        </w:rPr>
      </w:pPr>
      <w:hyperlink w:anchor="_Toc242621750" w:history="1">
        <w:r w:rsidRPr="00683EB9">
          <w:rPr>
            <w:rStyle w:val="Hyperlink"/>
            <w:noProof/>
          </w:rPr>
          <w:t>Appendix D Synthetic analysis demonstration</w:t>
        </w:r>
        <w:r>
          <w:rPr>
            <w:noProof/>
            <w:webHidden/>
          </w:rPr>
          <w:tab/>
        </w:r>
        <w:r>
          <w:rPr>
            <w:noProof/>
            <w:webHidden/>
          </w:rPr>
          <w:fldChar w:fldCharType="begin"/>
        </w:r>
        <w:r>
          <w:rPr>
            <w:noProof/>
            <w:webHidden/>
          </w:rPr>
          <w:instrText xml:space="preserve"> PAGEREF _Toc242621750 \h </w:instrText>
        </w:r>
        <w:r>
          <w:rPr>
            <w:noProof/>
            <w:webHidden/>
          </w:rPr>
        </w:r>
        <w:r>
          <w:rPr>
            <w:noProof/>
            <w:webHidden/>
          </w:rPr>
          <w:fldChar w:fldCharType="separate"/>
        </w:r>
        <w:r>
          <w:rPr>
            <w:noProof/>
            <w:webHidden/>
          </w:rPr>
          <w:t>1</w:t>
        </w:r>
        <w:r>
          <w:rPr>
            <w:noProof/>
            <w:webHidden/>
          </w:rPr>
          <w:fldChar w:fldCharType="end"/>
        </w:r>
      </w:hyperlink>
    </w:p>
    <w:p w14:paraId="3F0CB421" w14:textId="33346F1C" w:rsidR="00967876" w:rsidRDefault="00000000">
      <w:pPr>
        <w:spacing w:line="240" w:lineRule="auto"/>
      </w:pPr>
      <w:r>
        <w:fldChar w:fldCharType="end"/>
      </w:r>
    </w:p>
    <w:p w14:paraId="65672AF4" w14:textId="77777777" w:rsidR="00967876" w:rsidRDefault="00000000">
      <w:r>
        <w:br w:type="page"/>
      </w:r>
    </w:p>
    <w:p w14:paraId="41E7D218" w14:textId="77777777" w:rsidR="00967876" w:rsidRDefault="00000000">
      <w:pPr>
        <w:pStyle w:val="FrontMatterHeading"/>
      </w:pPr>
      <w:r>
        <w:lastRenderedPageBreak/>
        <w:t>LIST OF FIGURES</w:t>
      </w:r>
    </w:p>
    <w:p w14:paraId="2D102321" w14:textId="59C701DC" w:rsidR="00C73A1E" w:rsidRDefault="00000000">
      <w:pPr>
        <w:pStyle w:val="TableofFigures"/>
        <w:tabs>
          <w:tab w:val="right" w:leader="dot" w:pos="8211"/>
        </w:tabs>
        <w:rPr>
          <w:noProof/>
        </w:rPr>
      </w:pPr>
      <w:r>
        <w:fldChar w:fldCharType="begin"/>
      </w:r>
      <w:r>
        <w:instrText>TOC \h \z \c "Figure"</w:instrText>
      </w:r>
      <w:r>
        <w:fldChar w:fldCharType="separate"/>
      </w:r>
      <w:hyperlink w:anchor="_Toc242621751" w:history="1">
        <w:r w:rsidR="00C73A1E" w:rsidRPr="00334448">
          <w:rPr>
            <w:rStyle w:val="Hyperlink"/>
            <w:noProof/>
          </w:rPr>
          <w:t>Figure Update this field in Word if a value is not displayed.: Current local service and explanation request flow</w:t>
        </w:r>
        <w:r w:rsidR="00C73A1E">
          <w:rPr>
            <w:noProof/>
            <w:webHidden/>
          </w:rPr>
          <w:tab/>
        </w:r>
        <w:r w:rsidR="00C73A1E">
          <w:rPr>
            <w:noProof/>
            <w:webHidden/>
          </w:rPr>
          <w:fldChar w:fldCharType="begin"/>
        </w:r>
        <w:r w:rsidR="00C73A1E">
          <w:rPr>
            <w:noProof/>
            <w:webHidden/>
          </w:rPr>
          <w:instrText xml:space="preserve"> PAGEREF _Toc242621751 \h </w:instrText>
        </w:r>
        <w:r w:rsidR="00C73A1E">
          <w:rPr>
            <w:noProof/>
            <w:webHidden/>
          </w:rPr>
        </w:r>
        <w:r w:rsidR="00C73A1E">
          <w:rPr>
            <w:noProof/>
            <w:webHidden/>
          </w:rPr>
          <w:fldChar w:fldCharType="separate"/>
        </w:r>
        <w:r w:rsidR="00C73A1E">
          <w:rPr>
            <w:noProof/>
            <w:webHidden/>
          </w:rPr>
          <w:t>1</w:t>
        </w:r>
        <w:r w:rsidR="00C73A1E">
          <w:rPr>
            <w:noProof/>
            <w:webHidden/>
          </w:rPr>
          <w:fldChar w:fldCharType="end"/>
        </w:r>
      </w:hyperlink>
    </w:p>
    <w:p w14:paraId="49904BE6" w14:textId="5F2064DB" w:rsidR="004112D5" w:rsidRDefault="00000000">
      <w:r>
        <w:fldChar w:fldCharType="end"/>
      </w:r>
    </w:p>
    <w:p w14:paraId="6AB537CC" w14:textId="1F43113F" w:rsidR="00C73A1E" w:rsidRDefault="00CB1A7E">
      <w:pPr>
        <w:pStyle w:val="TableofFigures"/>
        <w:tabs>
          <w:tab w:val="right" w:leader="dot" w:pos="8211"/>
        </w:tabs>
        <w:rPr>
          <w:rFonts w:asciiTheme="minorHAnsi" w:hAnsiTheme="minorHAnsi"/>
          <w:noProof/>
          <w:color w:val="auto"/>
          <w:kern w:val="2"/>
          <w:szCs w:val="24"/>
          <w:lang w:bidi="si-LK"/>
          <w14:ligatures w14:val="standardContextual"/>
        </w:rPr>
      </w:pPr>
      <w:r>
        <w:fldChar w:fldCharType="begin"/>
      </w:r>
      <w:r>
        <w:instrText xml:space="preserve"> TOC \h \z \c "Figure" </w:instrText>
      </w:r>
      <w:r>
        <w:fldChar w:fldCharType="separate"/>
      </w:r>
      <w:hyperlink w:anchor="_Toc242621752" w:history="1">
        <w:r w:rsidR="00C73A1E" w:rsidRPr="00A92930">
          <w:rPr>
            <w:rStyle w:val="Hyperlink"/>
            <w:noProof/>
          </w:rPr>
          <w:t>Figure Update this field in Word if a value is not displayed.: Current local service and explanation request flow</w:t>
        </w:r>
        <w:r w:rsidR="00C73A1E">
          <w:rPr>
            <w:noProof/>
            <w:webHidden/>
          </w:rPr>
          <w:tab/>
        </w:r>
        <w:r w:rsidR="00C73A1E">
          <w:rPr>
            <w:noProof/>
            <w:webHidden/>
          </w:rPr>
          <w:fldChar w:fldCharType="begin"/>
        </w:r>
        <w:r w:rsidR="00C73A1E">
          <w:rPr>
            <w:noProof/>
            <w:webHidden/>
          </w:rPr>
          <w:instrText xml:space="preserve"> PAGEREF _Toc242621752 \h </w:instrText>
        </w:r>
        <w:r w:rsidR="00C73A1E">
          <w:rPr>
            <w:noProof/>
            <w:webHidden/>
          </w:rPr>
        </w:r>
        <w:r w:rsidR="00C73A1E">
          <w:rPr>
            <w:noProof/>
            <w:webHidden/>
          </w:rPr>
          <w:fldChar w:fldCharType="separate"/>
        </w:r>
        <w:r w:rsidR="00C73A1E">
          <w:rPr>
            <w:noProof/>
            <w:webHidden/>
          </w:rPr>
          <w:t>1</w:t>
        </w:r>
        <w:r w:rsidR="00C73A1E">
          <w:rPr>
            <w:noProof/>
            <w:webHidden/>
          </w:rPr>
          <w:fldChar w:fldCharType="end"/>
        </w:r>
      </w:hyperlink>
    </w:p>
    <w:p w14:paraId="73EA6D8F" w14:textId="452A9002" w:rsidR="00967876" w:rsidRDefault="00CB1A7E">
      <w:pPr>
        <w:spacing w:line="240" w:lineRule="auto"/>
      </w:pPr>
      <w:r>
        <w:rPr>
          <w:b/>
          <w:bCs/>
          <w:noProof/>
        </w:rPr>
        <w:fldChar w:fldCharType="end"/>
      </w:r>
    </w:p>
    <w:p w14:paraId="0379F7DF" w14:textId="77777777" w:rsidR="00967876" w:rsidRDefault="00000000">
      <w:r>
        <w:br w:type="page"/>
      </w:r>
    </w:p>
    <w:p w14:paraId="7926CF4B" w14:textId="77777777" w:rsidR="00967876" w:rsidRDefault="00000000">
      <w:pPr>
        <w:pStyle w:val="FrontMatterHeading"/>
      </w:pPr>
      <w:r>
        <w:lastRenderedPageBreak/>
        <w:t>LIST OF TABLES</w:t>
      </w:r>
    </w:p>
    <w:p w14:paraId="608FD299" w14:textId="71E3906D" w:rsidR="00C73A1E" w:rsidRDefault="00000000">
      <w:pPr>
        <w:pStyle w:val="TableofFigures"/>
        <w:tabs>
          <w:tab w:val="right" w:leader="dot" w:pos="8211"/>
        </w:tabs>
        <w:rPr>
          <w:rFonts w:asciiTheme="minorHAnsi" w:hAnsiTheme="minorHAnsi"/>
          <w:noProof/>
          <w:color w:val="auto"/>
          <w:kern w:val="2"/>
          <w:szCs w:val="24"/>
          <w:lang w:bidi="si-LK"/>
          <w14:ligatures w14:val="standardContextual"/>
        </w:rPr>
      </w:pPr>
      <w:r>
        <w:fldChar w:fldCharType="begin"/>
      </w:r>
      <w:r>
        <w:instrText>TOC \h \z \c "Table"</w:instrText>
      </w:r>
      <w:r>
        <w:fldChar w:fldCharType="separate"/>
      </w:r>
      <w:hyperlink w:anchor="_Toc242621753" w:history="1">
        <w:r w:rsidR="00C73A1E" w:rsidRPr="003522B9">
          <w:rPr>
            <w:rStyle w:val="Hyperlink"/>
            <w:noProof/>
          </w:rPr>
          <w:t>Table Update this field in Word if a value is not displayed.: Selected explanation approaches and relevance</w:t>
        </w:r>
        <w:r w:rsidR="00C73A1E">
          <w:rPr>
            <w:noProof/>
            <w:webHidden/>
          </w:rPr>
          <w:tab/>
        </w:r>
        <w:r w:rsidR="00C73A1E">
          <w:rPr>
            <w:noProof/>
            <w:webHidden/>
          </w:rPr>
          <w:fldChar w:fldCharType="begin"/>
        </w:r>
        <w:r w:rsidR="00C73A1E">
          <w:rPr>
            <w:noProof/>
            <w:webHidden/>
          </w:rPr>
          <w:instrText xml:space="preserve"> PAGEREF _Toc242621753 \h </w:instrText>
        </w:r>
        <w:r w:rsidR="00C73A1E">
          <w:rPr>
            <w:noProof/>
            <w:webHidden/>
          </w:rPr>
        </w:r>
        <w:r w:rsidR="00C73A1E">
          <w:rPr>
            <w:noProof/>
            <w:webHidden/>
          </w:rPr>
          <w:fldChar w:fldCharType="separate"/>
        </w:r>
        <w:r w:rsidR="00C73A1E">
          <w:rPr>
            <w:noProof/>
            <w:webHidden/>
          </w:rPr>
          <w:t>1</w:t>
        </w:r>
        <w:r w:rsidR="00C73A1E">
          <w:rPr>
            <w:noProof/>
            <w:webHidden/>
          </w:rPr>
          <w:fldChar w:fldCharType="end"/>
        </w:r>
      </w:hyperlink>
    </w:p>
    <w:p w14:paraId="088F0FC7" w14:textId="28A7A6AD" w:rsidR="00C73A1E" w:rsidRDefault="00C73A1E">
      <w:pPr>
        <w:pStyle w:val="TableofFigures"/>
        <w:tabs>
          <w:tab w:val="right" w:leader="dot" w:pos="8211"/>
        </w:tabs>
        <w:rPr>
          <w:rFonts w:asciiTheme="minorHAnsi" w:hAnsiTheme="minorHAnsi"/>
          <w:noProof/>
          <w:color w:val="auto"/>
          <w:kern w:val="2"/>
          <w:szCs w:val="24"/>
          <w:lang w:bidi="si-LK"/>
          <w14:ligatures w14:val="standardContextual"/>
        </w:rPr>
      </w:pPr>
      <w:hyperlink w:anchor="_Toc242621754" w:history="1">
        <w:r w:rsidRPr="003522B9">
          <w:rPr>
            <w:rStyle w:val="Hyperlink"/>
            <w:noProof/>
          </w:rPr>
          <w:t>Table Update this field in Word if a value is not displayed.: Requirements and verified status</w:t>
        </w:r>
        <w:r>
          <w:rPr>
            <w:noProof/>
            <w:webHidden/>
          </w:rPr>
          <w:tab/>
        </w:r>
        <w:r>
          <w:rPr>
            <w:noProof/>
            <w:webHidden/>
          </w:rPr>
          <w:fldChar w:fldCharType="begin"/>
        </w:r>
        <w:r>
          <w:rPr>
            <w:noProof/>
            <w:webHidden/>
          </w:rPr>
          <w:instrText xml:space="preserve"> PAGEREF _Toc242621754 \h </w:instrText>
        </w:r>
        <w:r>
          <w:rPr>
            <w:noProof/>
            <w:webHidden/>
          </w:rPr>
        </w:r>
        <w:r>
          <w:rPr>
            <w:noProof/>
            <w:webHidden/>
          </w:rPr>
          <w:fldChar w:fldCharType="separate"/>
        </w:r>
        <w:r>
          <w:rPr>
            <w:noProof/>
            <w:webHidden/>
          </w:rPr>
          <w:t>1</w:t>
        </w:r>
        <w:r>
          <w:rPr>
            <w:noProof/>
            <w:webHidden/>
          </w:rPr>
          <w:fldChar w:fldCharType="end"/>
        </w:r>
      </w:hyperlink>
    </w:p>
    <w:p w14:paraId="735CF0C0" w14:textId="4094C65E" w:rsidR="00C73A1E" w:rsidRDefault="00C73A1E">
      <w:pPr>
        <w:pStyle w:val="TableofFigures"/>
        <w:tabs>
          <w:tab w:val="right" w:leader="dot" w:pos="8211"/>
        </w:tabs>
        <w:rPr>
          <w:rFonts w:asciiTheme="minorHAnsi" w:hAnsiTheme="minorHAnsi"/>
          <w:noProof/>
          <w:color w:val="auto"/>
          <w:kern w:val="2"/>
          <w:szCs w:val="24"/>
          <w:lang w:bidi="si-LK"/>
          <w14:ligatures w14:val="standardContextual"/>
        </w:rPr>
      </w:pPr>
      <w:hyperlink w:anchor="_Toc242621755" w:history="1">
        <w:r w:rsidRPr="003522B9">
          <w:rPr>
            <w:rStyle w:val="Hyperlink"/>
            <w:noProof/>
          </w:rPr>
          <w:t>Table Update this field in Word if a value is not displayed.: Service boundaries</w:t>
        </w:r>
        <w:r>
          <w:rPr>
            <w:noProof/>
            <w:webHidden/>
          </w:rPr>
          <w:tab/>
        </w:r>
        <w:r>
          <w:rPr>
            <w:noProof/>
            <w:webHidden/>
          </w:rPr>
          <w:fldChar w:fldCharType="begin"/>
        </w:r>
        <w:r>
          <w:rPr>
            <w:noProof/>
            <w:webHidden/>
          </w:rPr>
          <w:instrText xml:space="preserve"> PAGEREF _Toc242621755 \h </w:instrText>
        </w:r>
        <w:r>
          <w:rPr>
            <w:noProof/>
            <w:webHidden/>
          </w:rPr>
        </w:r>
        <w:r>
          <w:rPr>
            <w:noProof/>
            <w:webHidden/>
          </w:rPr>
          <w:fldChar w:fldCharType="separate"/>
        </w:r>
        <w:r>
          <w:rPr>
            <w:noProof/>
            <w:webHidden/>
          </w:rPr>
          <w:t>1</w:t>
        </w:r>
        <w:r>
          <w:rPr>
            <w:noProof/>
            <w:webHidden/>
          </w:rPr>
          <w:fldChar w:fldCharType="end"/>
        </w:r>
      </w:hyperlink>
    </w:p>
    <w:p w14:paraId="4F8CDD13" w14:textId="357F0698" w:rsidR="00C73A1E" w:rsidRDefault="00C73A1E">
      <w:pPr>
        <w:pStyle w:val="TableofFigures"/>
        <w:tabs>
          <w:tab w:val="right" w:leader="dot" w:pos="8211"/>
        </w:tabs>
        <w:rPr>
          <w:rFonts w:asciiTheme="minorHAnsi" w:hAnsiTheme="minorHAnsi"/>
          <w:noProof/>
          <w:color w:val="auto"/>
          <w:kern w:val="2"/>
          <w:szCs w:val="24"/>
          <w:lang w:bidi="si-LK"/>
          <w14:ligatures w14:val="standardContextual"/>
        </w:rPr>
      </w:pPr>
      <w:hyperlink w:anchor="_Toc242621756" w:history="1">
        <w:r w:rsidRPr="003522B9">
          <w:rPr>
            <w:rStyle w:val="Hyperlink"/>
            <w:noProof/>
          </w:rPr>
          <w:t>Table Update this field in Word if a value is not displayed.: Local verification evidence</w:t>
        </w:r>
        <w:r>
          <w:rPr>
            <w:noProof/>
            <w:webHidden/>
          </w:rPr>
          <w:tab/>
        </w:r>
        <w:r>
          <w:rPr>
            <w:noProof/>
            <w:webHidden/>
          </w:rPr>
          <w:fldChar w:fldCharType="begin"/>
        </w:r>
        <w:r>
          <w:rPr>
            <w:noProof/>
            <w:webHidden/>
          </w:rPr>
          <w:instrText xml:space="preserve"> PAGEREF _Toc242621756 \h </w:instrText>
        </w:r>
        <w:r>
          <w:rPr>
            <w:noProof/>
            <w:webHidden/>
          </w:rPr>
        </w:r>
        <w:r>
          <w:rPr>
            <w:noProof/>
            <w:webHidden/>
          </w:rPr>
          <w:fldChar w:fldCharType="separate"/>
        </w:r>
        <w:r>
          <w:rPr>
            <w:noProof/>
            <w:webHidden/>
          </w:rPr>
          <w:t>1</w:t>
        </w:r>
        <w:r>
          <w:rPr>
            <w:noProof/>
            <w:webHidden/>
          </w:rPr>
          <w:fldChar w:fldCharType="end"/>
        </w:r>
      </w:hyperlink>
    </w:p>
    <w:p w14:paraId="6A0A0E52" w14:textId="0471D438" w:rsidR="00C73A1E" w:rsidRDefault="00C73A1E">
      <w:pPr>
        <w:pStyle w:val="TableofFigures"/>
        <w:tabs>
          <w:tab w:val="right" w:leader="dot" w:pos="8211"/>
        </w:tabs>
        <w:rPr>
          <w:rFonts w:asciiTheme="minorHAnsi" w:hAnsiTheme="minorHAnsi"/>
          <w:noProof/>
          <w:color w:val="auto"/>
          <w:kern w:val="2"/>
          <w:szCs w:val="24"/>
          <w:lang w:bidi="si-LK"/>
          <w14:ligatures w14:val="standardContextual"/>
        </w:rPr>
      </w:pPr>
      <w:hyperlink w:anchor="_Toc242621757" w:history="1">
        <w:r w:rsidRPr="003522B9">
          <w:rPr>
            <w:rStyle w:val="Hyperlink"/>
            <w:noProof/>
          </w:rPr>
          <w:t>Table Update this field in Word if a value is not displayed.: Objective status against evidence</w:t>
        </w:r>
        <w:r>
          <w:rPr>
            <w:noProof/>
            <w:webHidden/>
          </w:rPr>
          <w:tab/>
        </w:r>
        <w:r>
          <w:rPr>
            <w:noProof/>
            <w:webHidden/>
          </w:rPr>
          <w:fldChar w:fldCharType="begin"/>
        </w:r>
        <w:r>
          <w:rPr>
            <w:noProof/>
            <w:webHidden/>
          </w:rPr>
          <w:instrText xml:space="preserve"> PAGEREF _Toc242621757 \h </w:instrText>
        </w:r>
        <w:r>
          <w:rPr>
            <w:noProof/>
            <w:webHidden/>
          </w:rPr>
        </w:r>
        <w:r>
          <w:rPr>
            <w:noProof/>
            <w:webHidden/>
          </w:rPr>
          <w:fldChar w:fldCharType="separate"/>
        </w:r>
        <w:r>
          <w:rPr>
            <w:noProof/>
            <w:webHidden/>
          </w:rPr>
          <w:t>1</w:t>
        </w:r>
        <w:r>
          <w:rPr>
            <w:noProof/>
            <w:webHidden/>
          </w:rPr>
          <w:fldChar w:fldCharType="end"/>
        </w:r>
      </w:hyperlink>
    </w:p>
    <w:p w14:paraId="3FBCA406" w14:textId="1ED459A0" w:rsidR="004112D5" w:rsidRDefault="00000000">
      <w:r>
        <w:fldChar w:fldCharType="end"/>
      </w:r>
    </w:p>
    <w:p w14:paraId="07FD5858" w14:textId="4545705D" w:rsidR="00C73A1E" w:rsidRDefault="00CB1A7E">
      <w:pPr>
        <w:pStyle w:val="TableofFigures"/>
        <w:tabs>
          <w:tab w:val="right" w:leader="dot" w:pos="8211"/>
        </w:tabs>
        <w:rPr>
          <w:rFonts w:asciiTheme="minorHAnsi" w:hAnsiTheme="minorHAnsi"/>
          <w:noProof/>
          <w:color w:val="auto"/>
          <w:kern w:val="2"/>
          <w:szCs w:val="24"/>
          <w:lang w:bidi="si-LK"/>
          <w14:ligatures w14:val="standardContextual"/>
        </w:rPr>
      </w:pPr>
      <w:r>
        <w:fldChar w:fldCharType="begin"/>
      </w:r>
      <w:r>
        <w:instrText xml:space="preserve"> TOC \h \z \c "Table" </w:instrText>
      </w:r>
      <w:r>
        <w:fldChar w:fldCharType="separate"/>
      </w:r>
      <w:hyperlink w:anchor="_Toc242621758" w:history="1">
        <w:r w:rsidR="00C73A1E" w:rsidRPr="00133D7F">
          <w:rPr>
            <w:rStyle w:val="Hyperlink"/>
            <w:noProof/>
          </w:rPr>
          <w:t>Table Update this field in Word if a value is not displayed.: Selected explanation approaches and relevance</w:t>
        </w:r>
        <w:r w:rsidR="00C73A1E">
          <w:rPr>
            <w:noProof/>
            <w:webHidden/>
          </w:rPr>
          <w:tab/>
        </w:r>
        <w:r w:rsidR="00C73A1E">
          <w:rPr>
            <w:noProof/>
            <w:webHidden/>
          </w:rPr>
          <w:fldChar w:fldCharType="begin"/>
        </w:r>
        <w:r w:rsidR="00C73A1E">
          <w:rPr>
            <w:noProof/>
            <w:webHidden/>
          </w:rPr>
          <w:instrText xml:space="preserve"> PAGEREF _Toc242621758 \h </w:instrText>
        </w:r>
        <w:r w:rsidR="00C73A1E">
          <w:rPr>
            <w:noProof/>
            <w:webHidden/>
          </w:rPr>
        </w:r>
        <w:r w:rsidR="00C73A1E">
          <w:rPr>
            <w:noProof/>
            <w:webHidden/>
          </w:rPr>
          <w:fldChar w:fldCharType="separate"/>
        </w:r>
        <w:r w:rsidR="00C73A1E">
          <w:rPr>
            <w:noProof/>
            <w:webHidden/>
          </w:rPr>
          <w:t>1</w:t>
        </w:r>
        <w:r w:rsidR="00C73A1E">
          <w:rPr>
            <w:noProof/>
            <w:webHidden/>
          </w:rPr>
          <w:fldChar w:fldCharType="end"/>
        </w:r>
      </w:hyperlink>
    </w:p>
    <w:p w14:paraId="1D32D261" w14:textId="235E12A5" w:rsidR="00C73A1E" w:rsidRDefault="00C73A1E">
      <w:pPr>
        <w:pStyle w:val="TableofFigures"/>
        <w:tabs>
          <w:tab w:val="right" w:leader="dot" w:pos="8211"/>
        </w:tabs>
        <w:rPr>
          <w:rFonts w:asciiTheme="minorHAnsi" w:hAnsiTheme="minorHAnsi"/>
          <w:noProof/>
          <w:color w:val="auto"/>
          <w:kern w:val="2"/>
          <w:szCs w:val="24"/>
          <w:lang w:bidi="si-LK"/>
          <w14:ligatures w14:val="standardContextual"/>
        </w:rPr>
      </w:pPr>
      <w:hyperlink w:anchor="_Toc242621759" w:history="1">
        <w:r w:rsidRPr="00133D7F">
          <w:rPr>
            <w:rStyle w:val="Hyperlink"/>
            <w:noProof/>
          </w:rPr>
          <w:t>Table Update this field in Word if a value is not displayed.: Requirements and verified status</w:t>
        </w:r>
        <w:r>
          <w:rPr>
            <w:noProof/>
            <w:webHidden/>
          </w:rPr>
          <w:tab/>
        </w:r>
        <w:r>
          <w:rPr>
            <w:noProof/>
            <w:webHidden/>
          </w:rPr>
          <w:fldChar w:fldCharType="begin"/>
        </w:r>
        <w:r>
          <w:rPr>
            <w:noProof/>
            <w:webHidden/>
          </w:rPr>
          <w:instrText xml:space="preserve"> PAGEREF _Toc242621759 \h </w:instrText>
        </w:r>
        <w:r>
          <w:rPr>
            <w:noProof/>
            <w:webHidden/>
          </w:rPr>
        </w:r>
        <w:r>
          <w:rPr>
            <w:noProof/>
            <w:webHidden/>
          </w:rPr>
          <w:fldChar w:fldCharType="separate"/>
        </w:r>
        <w:r>
          <w:rPr>
            <w:noProof/>
            <w:webHidden/>
          </w:rPr>
          <w:t>1</w:t>
        </w:r>
        <w:r>
          <w:rPr>
            <w:noProof/>
            <w:webHidden/>
          </w:rPr>
          <w:fldChar w:fldCharType="end"/>
        </w:r>
      </w:hyperlink>
    </w:p>
    <w:p w14:paraId="41BDA5BC" w14:textId="30B55FBF" w:rsidR="00C73A1E" w:rsidRDefault="00C73A1E">
      <w:pPr>
        <w:pStyle w:val="TableofFigures"/>
        <w:tabs>
          <w:tab w:val="right" w:leader="dot" w:pos="8211"/>
        </w:tabs>
        <w:rPr>
          <w:rFonts w:asciiTheme="minorHAnsi" w:hAnsiTheme="minorHAnsi"/>
          <w:noProof/>
          <w:color w:val="auto"/>
          <w:kern w:val="2"/>
          <w:szCs w:val="24"/>
          <w:lang w:bidi="si-LK"/>
          <w14:ligatures w14:val="standardContextual"/>
        </w:rPr>
      </w:pPr>
      <w:hyperlink w:anchor="_Toc242621760" w:history="1">
        <w:r w:rsidRPr="00133D7F">
          <w:rPr>
            <w:rStyle w:val="Hyperlink"/>
            <w:noProof/>
          </w:rPr>
          <w:t>Table Update this field in Word if a value is not displayed.: Service boundaries</w:t>
        </w:r>
        <w:r>
          <w:rPr>
            <w:noProof/>
            <w:webHidden/>
          </w:rPr>
          <w:tab/>
        </w:r>
        <w:r>
          <w:rPr>
            <w:noProof/>
            <w:webHidden/>
          </w:rPr>
          <w:fldChar w:fldCharType="begin"/>
        </w:r>
        <w:r>
          <w:rPr>
            <w:noProof/>
            <w:webHidden/>
          </w:rPr>
          <w:instrText xml:space="preserve"> PAGEREF _Toc242621760 \h </w:instrText>
        </w:r>
        <w:r>
          <w:rPr>
            <w:noProof/>
            <w:webHidden/>
          </w:rPr>
        </w:r>
        <w:r>
          <w:rPr>
            <w:noProof/>
            <w:webHidden/>
          </w:rPr>
          <w:fldChar w:fldCharType="separate"/>
        </w:r>
        <w:r>
          <w:rPr>
            <w:noProof/>
            <w:webHidden/>
          </w:rPr>
          <w:t>1</w:t>
        </w:r>
        <w:r>
          <w:rPr>
            <w:noProof/>
            <w:webHidden/>
          </w:rPr>
          <w:fldChar w:fldCharType="end"/>
        </w:r>
      </w:hyperlink>
    </w:p>
    <w:p w14:paraId="238BF69D" w14:textId="23A7BCC9" w:rsidR="00C73A1E" w:rsidRDefault="00C73A1E">
      <w:pPr>
        <w:pStyle w:val="TableofFigures"/>
        <w:tabs>
          <w:tab w:val="right" w:leader="dot" w:pos="8211"/>
        </w:tabs>
        <w:rPr>
          <w:rFonts w:asciiTheme="minorHAnsi" w:hAnsiTheme="minorHAnsi"/>
          <w:noProof/>
          <w:color w:val="auto"/>
          <w:kern w:val="2"/>
          <w:szCs w:val="24"/>
          <w:lang w:bidi="si-LK"/>
          <w14:ligatures w14:val="standardContextual"/>
        </w:rPr>
      </w:pPr>
      <w:hyperlink w:anchor="_Toc242621761" w:history="1">
        <w:r w:rsidRPr="00133D7F">
          <w:rPr>
            <w:rStyle w:val="Hyperlink"/>
            <w:noProof/>
          </w:rPr>
          <w:t>Table Update this field in Word if a value is not displayed.: Local verification evidence</w:t>
        </w:r>
        <w:r>
          <w:rPr>
            <w:noProof/>
            <w:webHidden/>
          </w:rPr>
          <w:tab/>
        </w:r>
        <w:r>
          <w:rPr>
            <w:noProof/>
            <w:webHidden/>
          </w:rPr>
          <w:fldChar w:fldCharType="begin"/>
        </w:r>
        <w:r>
          <w:rPr>
            <w:noProof/>
            <w:webHidden/>
          </w:rPr>
          <w:instrText xml:space="preserve"> PAGEREF _Toc242621761 \h </w:instrText>
        </w:r>
        <w:r>
          <w:rPr>
            <w:noProof/>
            <w:webHidden/>
          </w:rPr>
        </w:r>
        <w:r>
          <w:rPr>
            <w:noProof/>
            <w:webHidden/>
          </w:rPr>
          <w:fldChar w:fldCharType="separate"/>
        </w:r>
        <w:r>
          <w:rPr>
            <w:noProof/>
            <w:webHidden/>
          </w:rPr>
          <w:t>1</w:t>
        </w:r>
        <w:r>
          <w:rPr>
            <w:noProof/>
            <w:webHidden/>
          </w:rPr>
          <w:fldChar w:fldCharType="end"/>
        </w:r>
      </w:hyperlink>
    </w:p>
    <w:p w14:paraId="4B80AC4B" w14:textId="6EABF08C" w:rsidR="00C73A1E" w:rsidRDefault="00C73A1E">
      <w:pPr>
        <w:pStyle w:val="TableofFigures"/>
        <w:tabs>
          <w:tab w:val="right" w:leader="dot" w:pos="8211"/>
        </w:tabs>
        <w:rPr>
          <w:rFonts w:asciiTheme="minorHAnsi" w:hAnsiTheme="minorHAnsi"/>
          <w:noProof/>
          <w:color w:val="auto"/>
          <w:kern w:val="2"/>
          <w:szCs w:val="24"/>
          <w:lang w:bidi="si-LK"/>
          <w14:ligatures w14:val="standardContextual"/>
        </w:rPr>
      </w:pPr>
      <w:hyperlink w:anchor="_Toc242621762" w:history="1">
        <w:r w:rsidRPr="00133D7F">
          <w:rPr>
            <w:rStyle w:val="Hyperlink"/>
            <w:noProof/>
          </w:rPr>
          <w:t>Table Update this field in Word if a value is not displayed.: Objective status against evidence</w:t>
        </w:r>
        <w:r>
          <w:rPr>
            <w:noProof/>
            <w:webHidden/>
          </w:rPr>
          <w:tab/>
        </w:r>
        <w:r>
          <w:rPr>
            <w:noProof/>
            <w:webHidden/>
          </w:rPr>
          <w:fldChar w:fldCharType="begin"/>
        </w:r>
        <w:r>
          <w:rPr>
            <w:noProof/>
            <w:webHidden/>
          </w:rPr>
          <w:instrText xml:space="preserve"> PAGEREF _Toc242621762 \h </w:instrText>
        </w:r>
        <w:r>
          <w:rPr>
            <w:noProof/>
            <w:webHidden/>
          </w:rPr>
        </w:r>
        <w:r>
          <w:rPr>
            <w:noProof/>
            <w:webHidden/>
          </w:rPr>
          <w:fldChar w:fldCharType="separate"/>
        </w:r>
        <w:r>
          <w:rPr>
            <w:noProof/>
            <w:webHidden/>
          </w:rPr>
          <w:t>1</w:t>
        </w:r>
        <w:r>
          <w:rPr>
            <w:noProof/>
            <w:webHidden/>
          </w:rPr>
          <w:fldChar w:fldCharType="end"/>
        </w:r>
      </w:hyperlink>
    </w:p>
    <w:p w14:paraId="43C1580A" w14:textId="225E891F" w:rsidR="00967876" w:rsidRDefault="00CB1A7E">
      <w:pPr>
        <w:spacing w:line="240" w:lineRule="auto"/>
      </w:pPr>
      <w:r>
        <w:rPr>
          <w:b/>
          <w:bCs/>
          <w:noProof/>
        </w:rPr>
        <w:fldChar w:fldCharType="end"/>
      </w:r>
    </w:p>
    <w:p w14:paraId="6B5B4734" w14:textId="77777777" w:rsidR="00967876" w:rsidRDefault="00000000">
      <w:r>
        <w:br w:type="page"/>
      </w:r>
    </w:p>
    <w:p w14:paraId="27C79259" w14:textId="77777777" w:rsidR="00967876" w:rsidRDefault="00000000">
      <w:pPr>
        <w:pStyle w:val="FrontMatterHeading"/>
      </w:pPr>
      <w:r>
        <w:lastRenderedPageBreak/>
        <w:t>LIST OF ABBREVIATIONS</w:t>
      </w:r>
    </w:p>
    <w:tbl>
      <w:tblPr>
        <w:tblW w:w="0" w:type="auto"/>
        <w:jc w:val="center"/>
        <w:tblLayout w:type="fixed"/>
        <w:tblLook w:val="04A0" w:firstRow="1" w:lastRow="0" w:firstColumn="1" w:lastColumn="0" w:noHBand="0" w:noVBand="1"/>
      </w:tblPr>
      <w:tblGrid>
        <w:gridCol w:w="2381"/>
        <w:gridCol w:w="5840"/>
      </w:tblGrid>
      <w:tr w:rsidR="00967876" w14:paraId="2E8BC00C" w14:textId="77777777">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55834F0E" w14:textId="77777777" w:rsidR="00967876" w:rsidRDefault="00000000">
            <w:pPr>
              <w:spacing w:after="40" w:line="240" w:lineRule="auto"/>
            </w:pPr>
            <w:r>
              <w:rPr>
                <w:b/>
                <w:color w:val="FFFFFF"/>
                <w:sz w:val="21"/>
              </w:rPr>
              <w:t>Abbreviation</w:t>
            </w:r>
          </w:p>
        </w:tc>
        <w:tc>
          <w:tcPr>
            <w:tcW w:w="5840"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297CA9D3" w14:textId="77777777" w:rsidR="00967876" w:rsidRDefault="00000000">
            <w:pPr>
              <w:spacing w:after="40" w:line="240" w:lineRule="auto"/>
            </w:pPr>
            <w:r>
              <w:rPr>
                <w:b/>
                <w:color w:val="FFFFFF"/>
                <w:sz w:val="21"/>
              </w:rPr>
              <w:t>Meaning</w:t>
            </w:r>
          </w:p>
        </w:tc>
      </w:tr>
      <w:tr w:rsidR="004112D5" w14:paraId="1244DA94" w14:textId="77777777">
        <w:trPr>
          <w:jc w:val="center"/>
        </w:trPr>
        <w:tc>
          <w:tcPr>
            <w:tcW w:w="2381" w:type="dxa"/>
          </w:tcPr>
          <w:p w14:paraId="071B3ED6" w14:textId="77777777" w:rsidR="004112D5" w:rsidRDefault="00000000">
            <w:ins w:id="0" w:author="Microsoft Word" w:date="2026-10-11T14:35:00Z" w16du:dateUtc="2026-10-11T09:05:00Z">
              <w:r w:rsidRPr="00E7243C">
                <w:rPr>
                  <w:color w:val="EE0000"/>
                </w:rPr>
                <w:t>Expo</w:t>
              </w:r>
            </w:ins>
          </w:p>
        </w:tc>
        <w:tc>
          <w:tcPr>
            <w:tcW w:w="5840" w:type="dxa"/>
          </w:tcPr>
          <w:p w14:paraId="3B4647FF" w14:textId="77777777" w:rsidR="004112D5" w:rsidRDefault="00000000">
            <w:ins w:id="1" w:author="Microsoft Word" w:date="2026-10-11T14:35:00Z" w16du:dateUtc="2026-10-11T09:05:00Z">
              <w:r>
                <w:t>Expo framework for React Native</w:t>
              </w:r>
            </w:ins>
          </w:p>
        </w:tc>
      </w:tr>
      <w:tr w:rsidR="004112D5" w14:paraId="72F7129F" w14:textId="77777777">
        <w:trPr>
          <w:jc w:val="center"/>
        </w:trPr>
        <w:tc>
          <w:tcPr>
            <w:tcW w:w="2381" w:type="dxa"/>
          </w:tcPr>
          <w:p w14:paraId="76822A8B" w14:textId="77777777" w:rsidR="004112D5" w:rsidRDefault="00000000">
            <w:proofErr w:type="spellStart"/>
            <w:ins w:id="2" w:author="Microsoft Word" w:date="2026-10-11T14:35:00Z" w16du:dateUtc="2026-10-11T09:05:00Z">
              <w:r>
                <w:t>FastAPI</w:t>
              </w:r>
            </w:ins>
            <w:proofErr w:type="spellEnd"/>
          </w:p>
        </w:tc>
        <w:tc>
          <w:tcPr>
            <w:tcW w:w="5840" w:type="dxa"/>
          </w:tcPr>
          <w:p w14:paraId="7AA6FAF9" w14:textId="77777777" w:rsidR="004112D5" w:rsidRDefault="00000000">
            <w:ins w:id="3" w:author="Microsoft Word" w:date="2026-10-11T14:35:00Z" w16du:dateUtc="2026-10-11T09:05:00Z">
              <w:r>
                <w:t>Python framework for APIs</w:t>
              </w:r>
            </w:ins>
          </w:p>
        </w:tc>
      </w:tr>
      <w:tr w:rsidR="004112D5" w14:paraId="6C3F1D34" w14:textId="77777777">
        <w:trPr>
          <w:jc w:val="center"/>
        </w:trPr>
        <w:tc>
          <w:tcPr>
            <w:tcW w:w="2381" w:type="dxa"/>
          </w:tcPr>
          <w:p w14:paraId="79017C6D" w14:textId="26E24238" w:rsidR="004112D5" w:rsidRDefault="004112D5"/>
        </w:tc>
        <w:tc>
          <w:tcPr>
            <w:tcW w:w="5840" w:type="dxa"/>
          </w:tcPr>
          <w:p w14:paraId="490F5510" w14:textId="77777777" w:rsidR="004112D5" w:rsidRDefault="00000000">
            <w:ins w:id="4" w:author="Microsoft Word" w:date="2026-10-11T14:35:00Z" w16du:dateUtc="2026-10-11T09:05:00Z">
              <w:r>
                <w:t>XLM-</w:t>
              </w:r>
              <w:proofErr w:type="spellStart"/>
              <w:r>
                <w:t>RoBERTa</w:t>
              </w:r>
            </w:ins>
            <w:proofErr w:type="spellEnd"/>
          </w:p>
        </w:tc>
      </w:tr>
      <w:tr w:rsidR="00BF4847" w14:paraId="2F6E028B" w14:textId="77777777">
        <w:trPr>
          <w:jc w:val="center"/>
        </w:trPr>
        <w:tc>
          <w:tcPr>
            <w:tcW w:w="2381" w:type="dxa"/>
          </w:tcPr>
          <w:p w14:paraId="3ED1F09A" w14:textId="77777777" w:rsidR="00BF4847" w:rsidRDefault="00000000">
            <w:del w:id="5" w:author="Microsoft Word" w:date="2026-10-11T14:35:00Z" w16du:dateUtc="2026-10-11T09:05:00Z">
              <w:r>
                <w:delText>Expo</w:delText>
              </w:r>
            </w:del>
          </w:p>
        </w:tc>
        <w:tc>
          <w:tcPr>
            <w:tcW w:w="5840" w:type="dxa"/>
          </w:tcPr>
          <w:p w14:paraId="17082B33" w14:textId="77777777" w:rsidR="00BF4847" w:rsidRDefault="00000000">
            <w:del w:id="6" w:author="Microsoft Word" w:date="2026-10-11T14:35:00Z" w16du:dateUtc="2026-10-11T09:05:00Z">
              <w:r>
                <w:delText>Expo framework for React Native</w:delText>
              </w:r>
            </w:del>
          </w:p>
        </w:tc>
      </w:tr>
      <w:tr w:rsidR="00BF4847" w14:paraId="4A0715D8" w14:textId="77777777">
        <w:trPr>
          <w:jc w:val="center"/>
        </w:trPr>
        <w:tc>
          <w:tcPr>
            <w:tcW w:w="2381" w:type="dxa"/>
          </w:tcPr>
          <w:p w14:paraId="2A645F1F" w14:textId="77777777" w:rsidR="00BF4847" w:rsidRDefault="00000000">
            <w:del w:id="7" w:author="Microsoft Word" w:date="2026-10-11T14:35:00Z" w16du:dateUtc="2026-10-11T09:05:00Z">
              <w:r>
                <w:delText>FastAPI</w:delText>
              </w:r>
            </w:del>
          </w:p>
        </w:tc>
        <w:tc>
          <w:tcPr>
            <w:tcW w:w="5840" w:type="dxa"/>
          </w:tcPr>
          <w:p w14:paraId="67A1ECD2" w14:textId="77777777" w:rsidR="00BF4847" w:rsidRDefault="00000000">
            <w:del w:id="8" w:author="Microsoft Word" w:date="2026-10-11T14:35:00Z" w16du:dateUtc="2026-10-11T09:05:00Z">
              <w:r>
                <w:delText>Python framework for APIs</w:delText>
              </w:r>
            </w:del>
          </w:p>
        </w:tc>
      </w:tr>
      <w:tr w:rsidR="00BF4847" w14:paraId="5EC52AF9" w14:textId="77777777">
        <w:trPr>
          <w:jc w:val="center"/>
        </w:trPr>
        <w:tc>
          <w:tcPr>
            <w:tcW w:w="2381" w:type="dxa"/>
          </w:tcPr>
          <w:p w14:paraId="373B54BB" w14:textId="77777777" w:rsidR="00BF4847" w:rsidRDefault="00000000">
            <w:del w:id="9" w:author="Microsoft Word" w:date="2026-10-11T14:35:00Z" w16du:dateUtc="2026-10-11T09:05:00Z">
              <w:r>
                <w:delText>XLM-R</w:delText>
              </w:r>
            </w:del>
          </w:p>
        </w:tc>
        <w:tc>
          <w:tcPr>
            <w:tcW w:w="5840" w:type="dxa"/>
          </w:tcPr>
          <w:p w14:paraId="7A2E56CF" w14:textId="77777777" w:rsidR="00BF4847" w:rsidRDefault="00000000">
            <w:del w:id="10" w:author="Microsoft Word" w:date="2026-10-11T14:35:00Z" w16du:dateUtc="2026-10-11T09:05:00Z">
              <w:r>
                <w:delText>XLM-RoBERTa</w:delText>
              </w:r>
            </w:del>
          </w:p>
        </w:tc>
      </w:tr>
    </w:tbl>
    <w:p w14:paraId="24DCF17A" w14:textId="77777777" w:rsidR="00967876" w:rsidRDefault="00967876">
      <w:pPr>
        <w:sectPr w:rsidR="00967876">
          <w:footerReference w:type="default" r:id="rId9"/>
          <w:pgSz w:w="11906" w:h="16838"/>
          <w:pgMar w:top="1417" w:right="1417" w:bottom="2268" w:left="2268" w:header="709" w:footer="850" w:gutter="0"/>
          <w:pgNumType w:fmt="lowerRoman" w:start="1"/>
          <w:cols w:space="720"/>
          <w:docGrid w:linePitch="360"/>
        </w:sectPr>
      </w:pPr>
    </w:p>
    <w:p w14:paraId="4B288948" w14:textId="77777777" w:rsidR="00967876" w:rsidRDefault="00000000">
      <w:pPr>
        <w:pStyle w:val="Heading1"/>
      </w:pPr>
      <w:bookmarkStart w:id="11" w:name="_Toc242621619"/>
      <w:bookmarkStart w:id="12" w:name="_Toc242621685"/>
      <w:bookmarkStart w:id="13" w:name="_Toc242621816"/>
      <w:bookmarkStart w:id="14" w:name="_Toc242621882"/>
      <w:r>
        <w:lastRenderedPageBreak/>
        <w:t>1 INTRODUCTION</w:t>
      </w:r>
      <w:bookmarkEnd w:id="11"/>
      <w:bookmarkEnd w:id="12"/>
      <w:bookmarkEnd w:id="13"/>
      <w:bookmarkEnd w:id="14"/>
    </w:p>
    <w:p w14:paraId="6D277AF0" w14:textId="77777777" w:rsidR="00967876" w:rsidRDefault="00000000">
      <w:pPr>
        <w:pStyle w:val="Heading2"/>
      </w:pPr>
      <w:bookmarkStart w:id="15" w:name="_Toc242621620"/>
      <w:bookmarkStart w:id="16" w:name="_Toc242621686"/>
      <w:bookmarkStart w:id="17" w:name="_Toc242621817"/>
      <w:bookmarkStart w:id="18" w:name="_Toc242621883"/>
      <w:r>
        <w:t>1.1 Overall project context</w:t>
      </w:r>
      <w:bookmarkEnd w:id="15"/>
      <w:bookmarkEnd w:id="16"/>
      <w:bookmarkEnd w:id="17"/>
      <w:bookmarkEnd w:id="18"/>
    </w:p>
    <w:p w14:paraId="40AA8B42" w14:textId="77777777" w:rsidR="004112D5" w:rsidRDefault="00000000">
      <w:r>
        <w:t xml:space="preserve">Misinformation shared through messaging applications and social platforms can reach readers before its source or publication date is checked. Research distinguishes forms of information disorder and reviews content and contextual signals as complementary inputs (Wardle and Derakhshan, 2017; Shu et al., 2017). </w:t>
      </w:r>
      <w:proofErr w:type="spellStart"/>
      <w:r>
        <w:t>SinhalaCheck</w:t>
      </w:r>
      <w:proofErr w:type="spellEnd"/>
      <w:r>
        <w:t xml:space="preserve"> is a group project applying this multi-signal approach to Sinhala and mixed-language claims.</w:t>
      </w:r>
    </w:p>
    <w:p w14:paraId="69AD4C66" w14:textId="77777777" w:rsidR="004112D5" w:rsidRDefault="00000000">
      <w:r>
        <w:t xml:space="preserve">The system has independently callable services: Module 1 estimates content credibility, Module 2 assesses a supplied source and temporal context, and a Fusion API combines available outputs. A browser UI and an Expo mobile client provide user-facing entry points. This thesis concerns </w:t>
      </w:r>
      <w:proofErr w:type="gramStart"/>
      <w:r>
        <w:t>the integration</w:t>
      </w:r>
      <w:proofErr w:type="gramEnd"/>
      <w:r>
        <w:t>, explanation, and mobile-client contribution; it does not claim ownership of other modules or their model-training experiments.</w:t>
      </w:r>
    </w:p>
    <w:p w14:paraId="1E6CC0D7" w14:textId="77777777" w:rsidR="00967876" w:rsidRDefault="00000000">
      <w:pPr>
        <w:pStyle w:val="Heading2"/>
      </w:pPr>
      <w:bookmarkStart w:id="19" w:name="_Toc242621621"/>
      <w:bookmarkStart w:id="20" w:name="_Toc242621687"/>
      <w:bookmarkStart w:id="21" w:name="_Toc242621818"/>
      <w:bookmarkStart w:id="22" w:name="_Toc242621884"/>
      <w:r>
        <w:t>1.2 Individual component context</w:t>
      </w:r>
      <w:bookmarkEnd w:id="19"/>
      <w:bookmarkEnd w:id="20"/>
      <w:bookmarkEnd w:id="21"/>
      <w:bookmarkEnd w:id="22"/>
    </w:p>
    <w:p w14:paraId="3858D4B3" w14:textId="77777777" w:rsidR="004112D5" w:rsidRDefault="00000000">
      <w:r>
        <w:t xml:space="preserve">The individual component is the Fusion Engine, its opt-in LIME explanation path, and the Wishmitha mobile application. Fusion calls Module 1 and Module 2 over HTTP. Module 1 is the binary </w:t>
      </w:r>
      <w:proofErr w:type="spellStart"/>
      <w:r>
        <w:t>LaBSE</w:t>
      </w:r>
      <w:proofErr w:type="spellEnd"/>
      <w:r>
        <w:t xml:space="preserve"> content service; Module 2 supplies source and temporal results when a URL is provided. LIME obtains perturbation probabilities from Module 1's batch endpoint and explains the content model, not the complete fused score (</w:t>
      </w:r>
      <w:proofErr w:type="spellStart"/>
      <w:r>
        <w:t>Kaweeshwara</w:t>
      </w:r>
      <w:proofErr w:type="spellEnd"/>
      <w:r>
        <w:t>/R26-IT-158, 2026).</w:t>
      </w:r>
    </w:p>
    <w:p w14:paraId="42E4A33B" w14:textId="77777777" w:rsidR="004112D5" w:rsidRDefault="00000000">
      <w:r>
        <w:t xml:space="preserve">The mobile client uses JavaScript, React Native, and Expo. It has Home, Result, and History screens, calls the shared Fusion API, and stores history and any enabled study responses locally with </w:t>
      </w:r>
      <w:proofErr w:type="spellStart"/>
      <w:r>
        <w:t>AsyncStorage</w:t>
      </w:r>
      <w:proofErr w:type="spellEnd"/>
      <w:r>
        <w:t xml:space="preserve">. Optional XLM-R source code exists separately, but no usable checkpoint is </w:t>
      </w:r>
      <w:proofErr w:type="gramStart"/>
      <w:r>
        <w:t>present</w:t>
      </w:r>
      <w:proofErr w:type="gramEnd"/>
      <w:r>
        <w:t xml:space="preserve"> and it is not part of the default application.</w:t>
      </w:r>
    </w:p>
    <w:p w14:paraId="153F44DC" w14:textId="77777777" w:rsidR="00967876" w:rsidRDefault="00000000">
      <w:pPr>
        <w:pStyle w:val="Heading2"/>
      </w:pPr>
      <w:bookmarkStart w:id="23" w:name="_Toc242621622"/>
      <w:bookmarkStart w:id="24" w:name="_Toc242621688"/>
      <w:bookmarkStart w:id="25" w:name="_Toc242621819"/>
      <w:bookmarkStart w:id="26" w:name="_Toc242621885"/>
      <w:r>
        <w:t>1.3 Problem statement</w:t>
      </w:r>
      <w:bookmarkEnd w:id="23"/>
      <w:bookmarkEnd w:id="24"/>
      <w:bookmarkEnd w:id="25"/>
      <w:bookmarkEnd w:id="26"/>
    </w:p>
    <w:p w14:paraId="5856DDDB" w14:textId="77777777" w:rsidR="004112D5" w:rsidRDefault="00000000">
      <w:r>
        <w:t xml:space="preserve">A text-only score can be misinterpreted when source or temporal evidence is unavailable, while a score without a reason gives readers little basis for interpreting </w:t>
      </w:r>
      <w:r>
        <w:lastRenderedPageBreak/>
        <w:t xml:space="preserve">the content model's </w:t>
      </w:r>
      <w:proofErr w:type="spellStart"/>
      <w:r>
        <w:t>behaviour</w:t>
      </w:r>
      <w:proofErr w:type="spellEnd"/>
      <w:r>
        <w:t>. The engineering problem is to integrate independent signals without inventing missing values, disclose score provenance, and provide a carefully scoped explanation through usable interfaces.</w:t>
      </w:r>
    </w:p>
    <w:p w14:paraId="178A0915" w14:textId="77777777" w:rsidR="004112D5" w:rsidRDefault="00000000">
      <w:r>
        <w:t>Whether explanations improve user decisions or trust is a separate human-</w:t>
      </w:r>
      <w:proofErr w:type="spellStart"/>
      <w:r>
        <w:t>centred</w:t>
      </w:r>
      <w:proofErr w:type="spellEnd"/>
      <w:r>
        <w:t xml:space="preserve"> question. Study tools exist, but there is no verified reviewed-item pack, ethics-approval record, or collected participant data in the project materials; the question remains unanswered.</w:t>
      </w:r>
    </w:p>
    <w:p w14:paraId="64935F97" w14:textId="77777777" w:rsidR="00967876" w:rsidRDefault="00000000">
      <w:pPr>
        <w:pStyle w:val="Heading2"/>
      </w:pPr>
      <w:bookmarkStart w:id="27" w:name="_Toc242621623"/>
      <w:bookmarkStart w:id="28" w:name="_Toc242621689"/>
      <w:bookmarkStart w:id="29" w:name="_Toc242621820"/>
      <w:bookmarkStart w:id="30" w:name="_Toc242621886"/>
      <w:r>
        <w:t>1.4 Research gap</w:t>
      </w:r>
      <w:bookmarkEnd w:id="27"/>
      <w:bookmarkEnd w:id="28"/>
      <w:bookmarkEnd w:id="29"/>
      <w:bookmarkEnd w:id="30"/>
    </w:p>
    <w:p w14:paraId="258B1B09" w14:textId="77777777" w:rsidR="004112D5" w:rsidRDefault="00000000">
      <w:r>
        <w:t xml:space="preserve">LIME describes a model prediction locally; it does not establish whether a claim is true. Perturbation explanations can be unstable or misleading, particularly when altered text differs from the training distribution (Ribeiro, Singh and Guestrin, 2016; Alvarez-Melis and Jaakkola, 2018; Slack et al., 2020). This implementation therefore scopes LIME to the content model and words its output as local model </w:t>
      </w:r>
      <w:proofErr w:type="spellStart"/>
      <w:r>
        <w:t>behaviour</w:t>
      </w:r>
      <w:proofErr w:type="spellEnd"/>
      <w:r>
        <w:t>.</w:t>
      </w:r>
    </w:p>
    <w:p w14:paraId="6498E8C8" w14:textId="77777777" w:rsidR="004112D5" w:rsidRDefault="00000000">
      <w:r>
        <w:t>Forwarded messages may lack URLs or dates. Fusion should omit unavailable signals and report what contributed, not silently insert a neutral value. The effect of explanations on Sinhala readers cannot be inferred from code tests or synthetic records; it requires an approved study with real participants and reviewed materials.</w:t>
      </w:r>
    </w:p>
    <w:p w14:paraId="6682C7D6" w14:textId="77777777" w:rsidR="00967876" w:rsidRDefault="00000000">
      <w:pPr>
        <w:pStyle w:val="Heading2"/>
      </w:pPr>
      <w:bookmarkStart w:id="31" w:name="_Toc242621624"/>
      <w:bookmarkStart w:id="32" w:name="_Toc242621690"/>
      <w:bookmarkStart w:id="33" w:name="_Toc242621821"/>
      <w:bookmarkStart w:id="34" w:name="_Toc242621887"/>
      <w:r>
        <w:t>1.5 Aim and objectives</w:t>
      </w:r>
      <w:bookmarkEnd w:id="31"/>
      <w:bookmarkEnd w:id="32"/>
      <w:bookmarkEnd w:id="33"/>
      <w:bookmarkEnd w:id="34"/>
    </w:p>
    <w:p w14:paraId="5927298E" w14:textId="77777777" w:rsidR="004112D5" w:rsidRDefault="00000000">
      <w:r>
        <w:t>Aim: implement and technically verify a local integration layer that combines available credibility signals, optionally explains Module 1's content prediction with bilingual LIME output, and provides a mobile client.</w:t>
      </w:r>
    </w:p>
    <w:p w14:paraId="4E7211D0" w14:textId="77777777" w:rsidR="004112D5" w:rsidRDefault="00000000">
      <w:r>
        <w:t xml:space="preserve">Objectives: call existing APIs over HTTP; </w:t>
      </w:r>
      <w:proofErr w:type="spellStart"/>
      <w:r>
        <w:t>renormalise</w:t>
      </w:r>
      <w:proofErr w:type="spellEnd"/>
      <w:r>
        <w:t xml:space="preserve"> and disclose available weights; provide bounded, opt-in LIME grounded in Module 1 batch predictions; implement mobile analysis, result, and local-history flows; test APIs and research-support scripts; and prepare, but not misrepresent as completed, an ethics-gated evaluation.</w:t>
      </w:r>
    </w:p>
    <w:p w14:paraId="295713A3" w14:textId="77777777" w:rsidR="00967876" w:rsidRDefault="00000000">
      <w:pPr>
        <w:pStyle w:val="Heading2"/>
      </w:pPr>
      <w:bookmarkStart w:id="35" w:name="_Toc242621625"/>
      <w:bookmarkStart w:id="36" w:name="_Toc242621691"/>
      <w:bookmarkStart w:id="37" w:name="_Toc242621822"/>
      <w:bookmarkStart w:id="38" w:name="_Toc242621888"/>
      <w:r>
        <w:t>1.6 Research questions or hypotheses</w:t>
      </w:r>
      <w:bookmarkEnd w:id="35"/>
      <w:bookmarkEnd w:id="36"/>
      <w:bookmarkEnd w:id="37"/>
      <w:bookmarkEnd w:id="38"/>
    </w:p>
    <w:p w14:paraId="0922419E" w14:textId="77777777" w:rsidR="004112D5" w:rsidRDefault="00000000">
      <w:r>
        <w:t>RQ1: can the Fusion API combine available content, source, and temporal outputs while reporting missing signals and current weight provenance?</w:t>
      </w:r>
    </w:p>
    <w:p w14:paraId="023BF0D7" w14:textId="77777777" w:rsidR="004112D5" w:rsidRDefault="00000000">
      <w:r>
        <w:lastRenderedPageBreak/>
        <w:t>RQ2: can it return up to five bilingual LIME reasons based on Module 1 predictions without attributing source or temporal evidence to those words?</w:t>
      </w:r>
    </w:p>
    <w:p w14:paraId="5093228D" w14:textId="77777777" w:rsidR="004112D5" w:rsidRDefault="00000000">
      <w:r>
        <w:t xml:space="preserve">RQ3 (proposed): under an approved controlled protocol, does a score-plus-explanation interface change participant-level decision accuracy or trust compared with score only? No statistical conclusion is </w:t>
      </w:r>
      <w:proofErr w:type="gramStart"/>
      <w:r>
        <w:t>claimed</w:t>
      </w:r>
      <w:proofErr w:type="gramEnd"/>
      <w:r>
        <w:t xml:space="preserve"> because no participant study has been conducted.</w:t>
      </w:r>
    </w:p>
    <w:p w14:paraId="6901DDDB" w14:textId="77777777" w:rsidR="00967876" w:rsidRDefault="00000000">
      <w:pPr>
        <w:pStyle w:val="Heading2"/>
      </w:pPr>
      <w:bookmarkStart w:id="39" w:name="_Toc242621626"/>
      <w:bookmarkStart w:id="40" w:name="_Toc242621692"/>
      <w:bookmarkStart w:id="41" w:name="_Toc242621823"/>
      <w:bookmarkStart w:id="42" w:name="_Toc242621889"/>
      <w:r>
        <w:t>1.7 Scope limitations and assumptions</w:t>
      </w:r>
      <w:bookmarkEnd w:id="39"/>
      <w:bookmarkEnd w:id="40"/>
      <w:bookmarkEnd w:id="41"/>
      <w:bookmarkEnd w:id="42"/>
    </w:p>
    <w:p w14:paraId="37A148C7" w14:textId="77777777" w:rsidR="004112D5" w:rsidRDefault="00000000">
      <w:r>
        <w:t xml:space="preserve">Verified scope is local integration, bounded API </w:t>
      </w:r>
      <w:proofErr w:type="spellStart"/>
      <w:r>
        <w:t>behaviour</w:t>
      </w:r>
      <w:proofErr w:type="spellEnd"/>
      <w:r>
        <w:t>, source-level mobile validation, and software tests. The mobile package has not been fully installed or bundled. Fusion weights are uniform placeholders, not empirically fitted. LIME explains Module 1 only. No claim is made that this system verifies truth.</w:t>
      </w:r>
    </w:p>
    <w:p w14:paraId="4171C4B2" w14:textId="77777777" w:rsidR="004112D5" w:rsidRDefault="00000000">
      <w:r>
        <w:t>The optional XLM-R service has no checkpoint in the workspace. The Hugging Face package is a local build artifact, not a hosted service. The n=40 study is not completed; synthetic data are for software testing only. A reviewed ten-item pack, documented approval, and participant data are absent.</w:t>
      </w:r>
    </w:p>
    <w:p w14:paraId="789D943F" w14:textId="77777777" w:rsidR="00967876" w:rsidRDefault="00000000">
      <w:pPr>
        <w:pStyle w:val="Heading2"/>
      </w:pPr>
      <w:bookmarkStart w:id="43" w:name="_Toc242621627"/>
      <w:bookmarkStart w:id="44" w:name="_Toc242621693"/>
      <w:bookmarkStart w:id="45" w:name="_Toc242621824"/>
      <w:bookmarkStart w:id="46" w:name="_Toc242621890"/>
      <w:r>
        <w:t>1.8 Individual contribution</w:t>
      </w:r>
      <w:bookmarkEnd w:id="43"/>
      <w:bookmarkEnd w:id="44"/>
      <w:bookmarkEnd w:id="45"/>
      <w:bookmarkEnd w:id="46"/>
    </w:p>
    <w:p w14:paraId="4493C8AA" w14:textId="77777777" w:rsidR="004112D5" w:rsidRDefault="00000000">
      <w:r>
        <w:t>The contribution documented here includes shared Fusion API enhancements, Module 1's bounded batch endpoint needed by LIME, opt-in bilingual LIME responses and browser controls, the Expo mobile source, ethics-gated study utilities, analysis scripts, and a local Space packager. Shared APIs remain in their service folders to preserve existing boundaries.</w:t>
      </w:r>
    </w:p>
    <w:p w14:paraId="74860017" w14:textId="77777777" w:rsidR="004112D5" w:rsidRDefault="00000000">
      <w:r>
        <w:t xml:space="preserve">The author did not retrain Module 1's </w:t>
      </w:r>
      <w:proofErr w:type="spellStart"/>
      <w:r>
        <w:t>LaBSE</w:t>
      </w:r>
      <w:proofErr w:type="spellEnd"/>
      <w:r>
        <w:t xml:space="preserve"> model, provide a Module 3 checkpoint, deploy a public service, or conduct the user study. Individual ownership and team attribution should be confirmed against institutional project records.</w:t>
      </w:r>
    </w:p>
    <w:p w14:paraId="3EA1122B" w14:textId="77777777" w:rsidR="00967876" w:rsidRDefault="00000000">
      <w:pPr>
        <w:pStyle w:val="Heading2"/>
      </w:pPr>
      <w:bookmarkStart w:id="47" w:name="_Toc242621628"/>
      <w:bookmarkStart w:id="48" w:name="_Toc242621694"/>
      <w:bookmarkStart w:id="49" w:name="_Toc242621825"/>
      <w:bookmarkStart w:id="50" w:name="_Toc242621891"/>
      <w:r>
        <w:t>1.9 Thesis structure</w:t>
      </w:r>
      <w:bookmarkEnd w:id="47"/>
      <w:bookmarkEnd w:id="48"/>
      <w:bookmarkEnd w:id="49"/>
      <w:bookmarkEnd w:id="50"/>
    </w:p>
    <w:p w14:paraId="53BE667E" w14:textId="77777777" w:rsidR="004112D5" w:rsidRDefault="00000000">
      <w:r>
        <w:t xml:space="preserve">Chapter 1 sets context and scope; Chapter 2 reviews misinformation detection and explainability; Chapter 3 describes the engineering method and proposed study; Chapter 4 presents requirements and architecture; Chapter 5 documents implementation and tests; Chapter 6 reports software results separately from </w:t>
      </w:r>
      <w:r>
        <w:lastRenderedPageBreak/>
        <w:t>empirical research; Chapter 7 discusses findings and limits; Chapter 8 considers sustainability; and Chapter 9 concludes with objective status and future work.</w:t>
      </w:r>
    </w:p>
    <w:p w14:paraId="507D1EA3" w14:textId="77777777" w:rsidR="00967876" w:rsidRDefault="00000000">
      <w:pPr>
        <w:pStyle w:val="Heading1"/>
      </w:pPr>
      <w:bookmarkStart w:id="51" w:name="_Toc242621629"/>
      <w:bookmarkStart w:id="52" w:name="_Toc242621695"/>
      <w:bookmarkStart w:id="53" w:name="_Toc242621826"/>
      <w:bookmarkStart w:id="54" w:name="_Toc242621892"/>
      <w:r>
        <w:lastRenderedPageBreak/>
        <w:t>2 LITERATURE REVIEW AND RELATED WORK</w:t>
      </w:r>
      <w:bookmarkEnd w:id="51"/>
      <w:bookmarkEnd w:id="52"/>
      <w:bookmarkEnd w:id="53"/>
      <w:bookmarkEnd w:id="54"/>
    </w:p>
    <w:p w14:paraId="6B0D331F" w14:textId="77777777" w:rsidR="00967876" w:rsidRDefault="00000000">
      <w:pPr>
        <w:pStyle w:val="Heading2"/>
      </w:pPr>
      <w:bookmarkStart w:id="55" w:name="_Toc242621630"/>
      <w:bookmarkStart w:id="56" w:name="_Toc242621696"/>
      <w:bookmarkStart w:id="57" w:name="_Toc242621827"/>
      <w:bookmarkStart w:id="58" w:name="_Toc242621893"/>
      <w:r>
        <w:t>2.1 Review method and scope</w:t>
      </w:r>
      <w:bookmarkEnd w:id="55"/>
      <w:bookmarkEnd w:id="56"/>
      <w:bookmarkEnd w:id="57"/>
      <w:bookmarkEnd w:id="58"/>
    </w:p>
    <w:p w14:paraId="4A6EDE98" w14:textId="77777777" w:rsidR="004112D5" w:rsidRDefault="00000000">
      <w:r>
        <w:t>This is a focused narrative review of established research on information disorder, automated misinformation detection, multilingual representations, and post-hoc text explanations. It is not a systematic review: no exhaustive search, screening protocol, or meta-analysis was performed. Claims about the software are grounded separately in the repository and recorded tests.</w:t>
      </w:r>
    </w:p>
    <w:p w14:paraId="6529C415" w14:textId="77777777" w:rsidR="00967876" w:rsidRDefault="00000000">
      <w:pPr>
        <w:pStyle w:val="Heading2"/>
      </w:pPr>
      <w:bookmarkStart w:id="59" w:name="_Toc242621631"/>
      <w:bookmarkStart w:id="60" w:name="_Toc242621697"/>
      <w:bookmarkStart w:id="61" w:name="_Toc242621828"/>
      <w:bookmarkStart w:id="62" w:name="_Toc242621894"/>
      <w:r>
        <w:t>2.2 Domain and theoretical foundations</w:t>
      </w:r>
      <w:bookmarkEnd w:id="59"/>
      <w:bookmarkEnd w:id="60"/>
      <w:bookmarkEnd w:id="61"/>
      <w:bookmarkEnd w:id="62"/>
    </w:p>
    <w:p w14:paraId="1A5E3980" w14:textId="77777777" w:rsidR="004112D5" w:rsidRDefault="00000000">
      <w:r>
        <w:t>Misinformation detection is not a single-label truth oracle. Content, publisher history, publication time, and corroboration can provide different evidence, and some may be missing. A system score is a model-derived research signal, not an independent fact-check.</w:t>
      </w:r>
    </w:p>
    <w:p w14:paraId="2BD09388" w14:textId="77777777" w:rsidR="004112D5" w:rsidRDefault="00000000">
      <w:r>
        <w:t xml:space="preserve">LIME perturbs an input, queries a prediction function, and fits a locally weighted surrogate (Ribeiro, Singh and Guestrin, 2016). Its weights are local and </w:t>
      </w:r>
      <w:proofErr w:type="gramStart"/>
      <w:r>
        <w:t>method-dependent</w:t>
      </w:r>
      <w:proofErr w:type="gramEnd"/>
      <w:r>
        <w:t>. SHAP offers another attribution framework (Lundberg and Lee, 2017); interpretability research cautions that plausible explanations need evaluation and may not faithfully represent a model (Doshi-Velez and Kim, 2017; Lipton, 2018; Miller, 2019).</w:t>
      </w:r>
    </w:p>
    <w:p w14:paraId="532427C7" w14:textId="77777777" w:rsidR="00967876" w:rsidRDefault="00000000">
      <w:pPr>
        <w:pStyle w:val="Heading2"/>
      </w:pPr>
      <w:bookmarkStart w:id="63" w:name="_Toc242621632"/>
      <w:bookmarkStart w:id="64" w:name="_Toc242621698"/>
      <w:bookmarkStart w:id="65" w:name="_Toc242621829"/>
      <w:bookmarkStart w:id="66" w:name="_Toc242621895"/>
      <w:r>
        <w:t>2.3 Related research</w:t>
      </w:r>
      <w:bookmarkEnd w:id="63"/>
      <w:bookmarkEnd w:id="64"/>
      <w:bookmarkEnd w:id="65"/>
      <w:bookmarkEnd w:id="66"/>
    </w:p>
    <w:p w14:paraId="7BB88C70" w14:textId="77777777" w:rsidR="004112D5" w:rsidRDefault="00000000">
      <w:r>
        <w:t xml:space="preserve">Reviews describe misinformation-detection signals across content and social context (Shu et al., 2017), while online diffusion research finds different propagation patterns for true and false stories in a particular platform setting (Vosoughi, Roy and Aral, 2018). These findings motivate multi-signal verification but do not validate </w:t>
      </w:r>
      <w:proofErr w:type="spellStart"/>
      <w:r>
        <w:t>SinhalaCheck</w:t>
      </w:r>
      <w:proofErr w:type="spellEnd"/>
      <w:r>
        <w:t xml:space="preserve"> predictions.</w:t>
      </w:r>
    </w:p>
    <w:p w14:paraId="71F0A231" w14:textId="77777777" w:rsidR="004112D5" w:rsidRDefault="00000000">
      <w:r>
        <w:t>Multilingual encoders including XLM-</w:t>
      </w:r>
      <w:proofErr w:type="spellStart"/>
      <w:r>
        <w:t>RoBERTa</w:t>
      </w:r>
      <w:proofErr w:type="spellEnd"/>
      <w:r>
        <w:t xml:space="preserve"> and </w:t>
      </w:r>
      <w:proofErr w:type="spellStart"/>
      <w:r>
        <w:t>LaBSE</w:t>
      </w:r>
      <w:proofErr w:type="spellEnd"/>
      <w:r>
        <w:t xml:space="preserve"> provide pretrained cross-lingual representations (</w:t>
      </w:r>
      <w:proofErr w:type="spellStart"/>
      <w:r>
        <w:t>Conneau</w:t>
      </w:r>
      <w:proofErr w:type="spellEnd"/>
      <w:r>
        <w:t xml:space="preserve"> et al., 2020; Feng et al., 2022). Module 1 uses a </w:t>
      </w:r>
      <w:proofErr w:type="spellStart"/>
      <w:r>
        <w:t>LaBSE</w:t>
      </w:r>
      <w:proofErr w:type="spellEnd"/>
      <w:r>
        <w:t xml:space="preserve"> classifier; this thesis consumes its HTTP output and does not claim to train a new classifier.</w:t>
      </w:r>
    </w:p>
    <w:p w14:paraId="378B153B" w14:textId="76C45B11" w:rsidR="004112D5" w:rsidRDefault="00000000">
      <w:pPr>
        <w:pStyle w:val="Caption"/>
      </w:pPr>
      <w:bookmarkStart w:id="67" w:name="_Toc242621753"/>
      <w:bookmarkStart w:id="68" w:name="_Toc242621758"/>
      <w:bookmarkStart w:id="69" w:name="_Toc242621950"/>
      <w:bookmarkStart w:id="70" w:name="_Toc242621955"/>
      <w:r>
        <w:lastRenderedPageBreak/>
        <w:t xml:space="preserve">Table </w:t>
      </w:r>
      <w:r>
        <w:fldChar w:fldCharType="begin"/>
      </w:r>
      <w:r>
        <w:instrText>SEQ Table \* ARABIC</w:instrText>
      </w:r>
      <w:r>
        <w:fldChar w:fldCharType="separate"/>
      </w:r>
      <w:r w:rsidR="00C73A1E">
        <w:rPr>
          <w:noProof/>
        </w:rPr>
        <w:t>1</w:t>
      </w:r>
      <w:r>
        <w:fldChar w:fldCharType="end"/>
      </w:r>
      <w:r>
        <w:t>: Selected explanation approaches and relevance</w:t>
      </w:r>
      <w:bookmarkEnd w:id="67"/>
      <w:bookmarkEnd w:id="68"/>
      <w:bookmarkEnd w:id="69"/>
      <w:bookmarkEnd w:id="70"/>
    </w:p>
    <w:tbl>
      <w:tblPr>
        <w:tblStyle w:val="TableGrid"/>
        <w:tblW w:w="0" w:type="auto"/>
        <w:tblLook w:val="04A0" w:firstRow="1" w:lastRow="0" w:firstColumn="1" w:lastColumn="0" w:noHBand="0" w:noVBand="1"/>
      </w:tblPr>
      <w:tblGrid>
        <w:gridCol w:w="2740"/>
        <w:gridCol w:w="2740"/>
        <w:gridCol w:w="2740"/>
      </w:tblGrid>
      <w:tr w:rsidR="004112D5" w14:paraId="64C58AC3" w14:textId="77777777">
        <w:tc>
          <w:tcPr>
            <w:tcW w:w="2740" w:type="dxa"/>
          </w:tcPr>
          <w:p w14:paraId="6DBA53C5" w14:textId="77777777" w:rsidR="004112D5" w:rsidRDefault="00000000">
            <w:r>
              <w:t>Approach</w:t>
            </w:r>
          </w:p>
        </w:tc>
        <w:tc>
          <w:tcPr>
            <w:tcW w:w="2740" w:type="dxa"/>
          </w:tcPr>
          <w:p w14:paraId="202C9684" w14:textId="77777777" w:rsidR="004112D5" w:rsidRDefault="00000000">
            <w:r>
              <w:t>Use</w:t>
            </w:r>
          </w:p>
        </w:tc>
        <w:tc>
          <w:tcPr>
            <w:tcW w:w="2740" w:type="dxa"/>
          </w:tcPr>
          <w:p w14:paraId="699719CC" w14:textId="77777777" w:rsidR="004112D5" w:rsidRDefault="00000000">
            <w:r>
              <w:t>Limitation</w:t>
            </w:r>
          </w:p>
        </w:tc>
      </w:tr>
      <w:tr w:rsidR="004112D5" w14:paraId="20A28F6D" w14:textId="77777777">
        <w:tc>
          <w:tcPr>
            <w:tcW w:w="2740" w:type="dxa"/>
          </w:tcPr>
          <w:p w14:paraId="09694B03" w14:textId="77777777" w:rsidR="004112D5" w:rsidRDefault="00000000">
            <w:r>
              <w:t>LIME</w:t>
            </w:r>
          </w:p>
        </w:tc>
        <w:tc>
          <w:tcPr>
            <w:tcW w:w="2740" w:type="dxa"/>
          </w:tcPr>
          <w:p w14:paraId="276F6258" w14:textId="77777777" w:rsidR="004112D5" w:rsidRDefault="00000000">
            <w:r>
              <w:t>Local feature contributions</w:t>
            </w:r>
          </w:p>
        </w:tc>
        <w:tc>
          <w:tcPr>
            <w:tcW w:w="2740" w:type="dxa"/>
          </w:tcPr>
          <w:p w14:paraId="771CA2E8" w14:textId="77777777" w:rsidR="004112D5" w:rsidRDefault="00000000">
            <w:r>
              <w:t>Perturbation-dependent; not truth evidence</w:t>
            </w:r>
          </w:p>
        </w:tc>
      </w:tr>
      <w:tr w:rsidR="004112D5" w14:paraId="32AB1D2C" w14:textId="77777777">
        <w:tc>
          <w:tcPr>
            <w:tcW w:w="2740" w:type="dxa"/>
          </w:tcPr>
          <w:p w14:paraId="176506DE" w14:textId="77777777" w:rsidR="004112D5" w:rsidRDefault="00000000">
            <w:r>
              <w:t>SHAP</w:t>
            </w:r>
          </w:p>
        </w:tc>
        <w:tc>
          <w:tcPr>
            <w:tcW w:w="2740" w:type="dxa"/>
          </w:tcPr>
          <w:p w14:paraId="19C523F4" w14:textId="77777777" w:rsidR="004112D5" w:rsidRDefault="00000000">
            <w:r>
              <w:t>Alternative attribution framework</w:t>
            </w:r>
          </w:p>
        </w:tc>
        <w:tc>
          <w:tcPr>
            <w:tcW w:w="2740" w:type="dxa"/>
          </w:tcPr>
          <w:p w14:paraId="3B010F0C" w14:textId="77777777" w:rsidR="004112D5" w:rsidRDefault="00000000">
            <w:r>
              <w:t>Not implemented here</w:t>
            </w:r>
          </w:p>
        </w:tc>
      </w:tr>
      <w:tr w:rsidR="004112D5" w14:paraId="3C53FCE4" w14:textId="77777777">
        <w:tc>
          <w:tcPr>
            <w:tcW w:w="2740" w:type="dxa"/>
          </w:tcPr>
          <w:p w14:paraId="698AE458" w14:textId="77777777" w:rsidR="004112D5" w:rsidRDefault="00000000">
            <w:r>
              <w:t>Attention</w:t>
            </w:r>
          </w:p>
        </w:tc>
        <w:tc>
          <w:tcPr>
            <w:tcW w:w="2740" w:type="dxa"/>
          </w:tcPr>
          <w:p w14:paraId="1066E920" w14:textId="77777777" w:rsidR="004112D5" w:rsidRDefault="00000000">
            <w:r>
              <w:t>Model-internal diagnostic</w:t>
            </w:r>
          </w:p>
        </w:tc>
        <w:tc>
          <w:tcPr>
            <w:tcW w:w="2740" w:type="dxa"/>
          </w:tcPr>
          <w:p w14:paraId="570A2C57" w14:textId="77777777" w:rsidR="004112D5" w:rsidRDefault="00000000">
            <w:r>
              <w:t>Not a guarantee of faithful explanation</w:t>
            </w:r>
          </w:p>
        </w:tc>
      </w:tr>
      <w:tr w:rsidR="004112D5" w14:paraId="23E4F887" w14:textId="77777777">
        <w:tc>
          <w:tcPr>
            <w:tcW w:w="2740" w:type="dxa"/>
          </w:tcPr>
          <w:p w14:paraId="7D199742" w14:textId="77777777" w:rsidR="004112D5" w:rsidRDefault="00000000">
            <w:r>
              <w:t>Templates</w:t>
            </w:r>
          </w:p>
        </w:tc>
        <w:tc>
          <w:tcPr>
            <w:tcW w:w="2740" w:type="dxa"/>
          </w:tcPr>
          <w:p w14:paraId="59CCB669" w14:textId="77777777" w:rsidR="004112D5" w:rsidRDefault="00000000">
            <w:r>
              <w:t>Plain-language presentation</w:t>
            </w:r>
          </w:p>
        </w:tc>
        <w:tc>
          <w:tcPr>
            <w:tcW w:w="2740" w:type="dxa"/>
          </w:tcPr>
          <w:p w14:paraId="1D7EC8AB" w14:textId="77777777" w:rsidR="004112D5" w:rsidRDefault="00000000">
            <w:r>
              <w:t>Do not explain model internals</w:t>
            </w:r>
          </w:p>
        </w:tc>
      </w:tr>
    </w:tbl>
    <w:p w14:paraId="607BC2B2" w14:textId="77777777" w:rsidR="00967876" w:rsidRDefault="00000000">
      <w:pPr>
        <w:pStyle w:val="Heading2"/>
      </w:pPr>
      <w:bookmarkStart w:id="71" w:name="_Toc242621633"/>
      <w:bookmarkStart w:id="72" w:name="_Toc242621699"/>
      <w:bookmarkStart w:id="73" w:name="_Toc242621830"/>
      <w:bookmarkStart w:id="74" w:name="_Toc242621896"/>
      <w:r>
        <w:t>2.4 Existing systems products and techniques</w:t>
      </w:r>
      <w:bookmarkEnd w:id="71"/>
      <w:bookmarkEnd w:id="72"/>
      <w:bookmarkEnd w:id="73"/>
      <w:bookmarkEnd w:id="74"/>
    </w:p>
    <w:p w14:paraId="221F138F" w14:textId="77777777" w:rsidR="004112D5" w:rsidRDefault="00000000">
      <w:r>
        <w:t xml:space="preserve">Verification systems vary in their exposure of evidence, source context, recency, and model explanations. This contribution is an integration design, not a claim of superior detection: independent service boundaries are </w:t>
      </w:r>
      <w:proofErr w:type="gramStart"/>
      <w:r>
        <w:t>preserved</w:t>
      </w:r>
      <w:proofErr w:type="gramEnd"/>
      <w:r>
        <w:t xml:space="preserve"> and users can see which signals are available. The browser UI is served by Fusion; the mobile app calls the same /analyze endpoint.</w:t>
      </w:r>
    </w:p>
    <w:p w14:paraId="1D3E177D" w14:textId="77777777" w:rsidR="004112D5" w:rsidRDefault="00000000">
      <w:r>
        <w:t xml:space="preserve">The current API is local-first. A Space packaging script copies </w:t>
      </w:r>
      <w:proofErr w:type="spellStart"/>
      <w:r>
        <w:t>FastAPI</w:t>
      </w:r>
      <w:proofErr w:type="spellEnd"/>
      <w:r>
        <w:t xml:space="preserve"> and Docker files but does not create </w:t>
      </w:r>
      <w:proofErr w:type="gramStart"/>
      <w:r>
        <w:t>a Space</w:t>
      </w:r>
      <w:proofErr w:type="gramEnd"/>
      <w:r>
        <w:t>, host upstream models, or provide credentials. Public deployment would require privacy, authentication, rate-limiting, monitoring, and reachable upstream APIs.</w:t>
      </w:r>
    </w:p>
    <w:p w14:paraId="3415A2EA" w14:textId="77777777" w:rsidR="00967876" w:rsidRDefault="00000000">
      <w:pPr>
        <w:pStyle w:val="Heading2"/>
      </w:pPr>
      <w:bookmarkStart w:id="75" w:name="_Toc242621634"/>
      <w:bookmarkStart w:id="76" w:name="_Toc242621700"/>
      <w:bookmarkStart w:id="77" w:name="_Toc242621831"/>
      <w:bookmarkStart w:id="78" w:name="_Toc242621897"/>
      <w:r>
        <w:t>2.5 Gap synthesis and conceptual framework</w:t>
      </w:r>
      <w:bookmarkEnd w:id="75"/>
      <w:bookmarkEnd w:id="76"/>
      <w:bookmarkEnd w:id="77"/>
      <w:bookmarkEnd w:id="78"/>
    </w:p>
    <w:p w14:paraId="7217D546" w14:textId="77777777" w:rsidR="004112D5" w:rsidRDefault="00000000">
      <w:r>
        <w:t xml:space="preserve">The framework separates the content-model output, source/temporal outputs, and application-level combination. LIME is attached only to the content prediction. If Module 2 is absent, Fusion </w:t>
      </w:r>
      <w:proofErr w:type="spellStart"/>
      <w:r>
        <w:t>renormalises</w:t>
      </w:r>
      <w:proofErr w:type="spellEnd"/>
      <w:r>
        <w:t xml:space="preserve"> over usable scores and reports missing signals; if Module 1 fails, the analysis fails because no content signal remains.</w:t>
      </w:r>
    </w:p>
    <w:p w14:paraId="175DC77B" w14:textId="77777777" w:rsidR="004112D5" w:rsidRDefault="00000000">
      <w:r>
        <w:t xml:space="preserve">This design supports transparent software </w:t>
      </w:r>
      <w:proofErr w:type="spellStart"/>
      <w:r>
        <w:t>behaviour</w:t>
      </w:r>
      <w:proofErr w:type="spellEnd"/>
      <w:r>
        <w:t xml:space="preserve"> but does not establish classifier validity, explanation stability, user comprehension, or a causal benefit from </w:t>
      </w:r>
      <w:r>
        <w:lastRenderedPageBreak/>
        <w:t xml:space="preserve">explanations. Those require separate </w:t>
      </w:r>
      <w:proofErr w:type="gramStart"/>
      <w:r>
        <w:t>model</w:t>
      </w:r>
      <w:proofErr w:type="gramEnd"/>
      <w:r>
        <w:t xml:space="preserve">, </w:t>
      </w:r>
      <w:proofErr w:type="gramStart"/>
      <w:r>
        <w:t>explanation</w:t>
      </w:r>
      <w:proofErr w:type="gramEnd"/>
      <w:r>
        <w:t>, and human-subject evaluations.</w:t>
      </w:r>
    </w:p>
    <w:p w14:paraId="53CACBCC" w14:textId="77777777" w:rsidR="00967876" w:rsidRDefault="00000000">
      <w:pPr>
        <w:pStyle w:val="Heading1"/>
      </w:pPr>
      <w:bookmarkStart w:id="79" w:name="_Toc242621635"/>
      <w:bookmarkStart w:id="80" w:name="_Toc242621701"/>
      <w:bookmarkStart w:id="81" w:name="_Toc242621832"/>
      <w:bookmarkStart w:id="82" w:name="_Toc242621898"/>
      <w:r>
        <w:lastRenderedPageBreak/>
        <w:t>3 RESEARCH METHODOLOGY</w:t>
      </w:r>
      <w:bookmarkEnd w:id="79"/>
      <w:bookmarkEnd w:id="80"/>
      <w:bookmarkEnd w:id="81"/>
      <w:bookmarkEnd w:id="82"/>
    </w:p>
    <w:p w14:paraId="25F92D59" w14:textId="77777777" w:rsidR="00967876" w:rsidRDefault="00000000">
      <w:pPr>
        <w:pStyle w:val="Heading2"/>
      </w:pPr>
      <w:bookmarkStart w:id="83" w:name="_Toc242621636"/>
      <w:bookmarkStart w:id="84" w:name="_Toc242621702"/>
      <w:bookmarkStart w:id="85" w:name="_Toc242621833"/>
      <w:bookmarkStart w:id="86" w:name="_Toc242621899"/>
      <w:r>
        <w:t>3.1 Research design</w:t>
      </w:r>
      <w:bookmarkEnd w:id="83"/>
      <w:bookmarkEnd w:id="84"/>
      <w:bookmarkEnd w:id="85"/>
      <w:bookmarkEnd w:id="86"/>
    </w:p>
    <w:p w14:paraId="03BA86A4" w14:textId="77777777" w:rsidR="004112D5" w:rsidRDefault="00000000">
      <w:r>
        <w:t xml:space="preserve">Completed work follows iterative software engineering: implement service contracts, preserve module boundaries, add optional explanations and client workflows, then verify expected </w:t>
      </w:r>
      <w:proofErr w:type="spellStart"/>
      <w:r>
        <w:t>behaviour</w:t>
      </w:r>
      <w:proofErr w:type="spellEnd"/>
      <w:r>
        <w:t xml:space="preserve"> with unit and live smoke tests. It is not an efficacy experiment. The controlled user study is proposed work and remains unrun.</w:t>
      </w:r>
    </w:p>
    <w:p w14:paraId="2E46E92B" w14:textId="77777777" w:rsidR="00967876" w:rsidRDefault="00000000">
      <w:pPr>
        <w:pStyle w:val="Heading2"/>
      </w:pPr>
      <w:bookmarkStart w:id="87" w:name="_Toc242621637"/>
      <w:bookmarkStart w:id="88" w:name="_Toc242621703"/>
      <w:bookmarkStart w:id="89" w:name="_Toc242621834"/>
      <w:bookmarkStart w:id="90" w:name="_Toc242621900"/>
      <w:r>
        <w:t>3.2 Data participants or study materials</w:t>
      </w:r>
      <w:bookmarkEnd w:id="87"/>
      <w:bookmarkEnd w:id="88"/>
      <w:bookmarkEnd w:id="89"/>
      <w:bookmarkEnd w:id="90"/>
    </w:p>
    <w:p w14:paraId="25CBE399" w14:textId="77777777" w:rsidR="004112D5" w:rsidRDefault="00000000">
      <w:r>
        <w:t xml:space="preserve">Software checks used short test strings, request fixtures, existing local services, and generated synthetic data. No real participant records or verified study stimuli were used. </w:t>
      </w:r>
      <w:proofErr w:type="gramStart"/>
      <w:r>
        <w:t>The Module</w:t>
      </w:r>
      <w:proofErr w:type="gramEnd"/>
      <w:r>
        <w:t xml:space="preserve"> 1 documentation reports its binary </w:t>
      </w:r>
      <w:proofErr w:type="spellStart"/>
      <w:r>
        <w:t>LaBSE</w:t>
      </w:r>
      <w:proofErr w:type="spellEnd"/>
      <w:r>
        <w:t xml:space="preserve"> classifier as trained on the </w:t>
      </w:r>
      <w:proofErr w:type="spellStart"/>
      <w:r>
        <w:t>LIRNEasia</w:t>
      </w:r>
      <w:proofErr w:type="spellEnd"/>
      <w:r>
        <w:t xml:space="preserve"> corpus; its training performance is not recalculated by this work (</w:t>
      </w:r>
      <w:proofErr w:type="spellStart"/>
      <w:r>
        <w:t>LIRNEasia</w:t>
      </w:r>
      <w:proofErr w:type="spellEnd"/>
      <w:r>
        <w:t xml:space="preserve">, n.d.; </w:t>
      </w:r>
      <w:proofErr w:type="spellStart"/>
      <w:r>
        <w:t>Kaweeshwara</w:t>
      </w:r>
      <w:proofErr w:type="spellEnd"/>
      <w:r>
        <w:t>/R26-IT-158, 2026).</w:t>
      </w:r>
    </w:p>
    <w:p w14:paraId="19E729E5" w14:textId="77777777" w:rsidR="004112D5" w:rsidRDefault="00000000">
      <w:r>
        <w:t>The study toolkit expects ten independently reviewed items and a separate private answer key. The repository has a blank item template, not a validated pack. Synthetic fixtures create 40 demonstration IDs, ten artificial labels, and 400 generated responses solely to test analysis code.</w:t>
      </w:r>
    </w:p>
    <w:p w14:paraId="55030FE4" w14:textId="77777777" w:rsidR="00967876" w:rsidRDefault="00000000">
      <w:pPr>
        <w:pStyle w:val="Heading2"/>
      </w:pPr>
      <w:bookmarkStart w:id="91" w:name="_Toc242621638"/>
      <w:bookmarkStart w:id="92" w:name="_Toc242621704"/>
      <w:bookmarkStart w:id="93" w:name="_Toc242621835"/>
      <w:bookmarkStart w:id="94" w:name="_Toc242621901"/>
      <w:r>
        <w:t>3.3 Experimental or study procedure</w:t>
      </w:r>
      <w:bookmarkEnd w:id="91"/>
      <w:bookmarkEnd w:id="92"/>
      <w:bookmarkEnd w:id="93"/>
      <w:bookmarkEnd w:id="94"/>
    </w:p>
    <w:p w14:paraId="543EEA57" w14:textId="77777777" w:rsidR="004112D5" w:rsidRDefault="00000000">
      <w:r>
        <w:t>The proposed protocol compares two fixed app variants: Group A sees score/verdict only; Group B also sees LIME reasons and an available temporal warning. Both would use the same ten reviewed items. A facilitator would assign anonymous codes and balanced groups; participants would record a decision, 1–7 trust rating, and decision time. This describes a protocol, not completed sessions.</w:t>
      </w:r>
    </w:p>
    <w:p w14:paraId="0CB0F5A2" w14:textId="77777777" w:rsidR="004112D5" w:rsidRDefault="00000000">
      <w:r>
        <w:t>Before recruitment or participant pilots, obtain and document required institutional ethics approval, approved participant information and consent, privacy/retention procedures, and verified stimuli. Build flags and consent text gate study controls but do not constitute ethics approval.</w:t>
      </w:r>
    </w:p>
    <w:p w14:paraId="2AE78ECA" w14:textId="77777777" w:rsidR="00967876" w:rsidRDefault="00000000">
      <w:pPr>
        <w:pStyle w:val="Heading2"/>
      </w:pPr>
      <w:bookmarkStart w:id="95" w:name="_Toc242621639"/>
      <w:bookmarkStart w:id="96" w:name="_Toc242621705"/>
      <w:bookmarkStart w:id="97" w:name="_Toc242621836"/>
      <w:bookmarkStart w:id="98" w:name="_Toc242621902"/>
      <w:r>
        <w:lastRenderedPageBreak/>
        <w:t>3.4 Measures and evaluation metrics</w:t>
      </w:r>
      <w:bookmarkEnd w:id="95"/>
      <w:bookmarkEnd w:id="96"/>
      <w:bookmarkEnd w:id="97"/>
      <w:bookmarkEnd w:id="98"/>
    </w:p>
    <w:p w14:paraId="7BCBFC26" w14:textId="77777777" w:rsidR="004112D5" w:rsidRDefault="00000000">
      <w:r>
        <w:t>Software measures include endpoint health, response schema, signal availability, effective weights, LIME reason count/language fields, validation status codes, and test results. The proposed primary study outcome is each participant's proportion of correct decisions across ten items; secondary outcomes are participant-level mean trust and decision time. Repeated responses from one participant are not independent participants.</w:t>
      </w:r>
    </w:p>
    <w:p w14:paraId="766598B8" w14:textId="77777777" w:rsidR="00967876" w:rsidRDefault="00000000">
      <w:pPr>
        <w:pStyle w:val="Heading2"/>
      </w:pPr>
      <w:bookmarkStart w:id="99" w:name="_Toc242621640"/>
      <w:bookmarkStart w:id="100" w:name="_Toc242621706"/>
      <w:bookmarkStart w:id="101" w:name="_Toc242621837"/>
      <w:bookmarkStart w:id="102" w:name="_Toc242621903"/>
      <w:r>
        <w:t>3.5 Data analysis</w:t>
      </w:r>
      <w:bookmarkEnd w:id="99"/>
      <w:bookmarkEnd w:id="100"/>
      <w:bookmarkEnd w:id="101"/>
      <w:bookmarkEnd w:id="102"/>
    </w:p>
    <w:p w14:paraId="5B9535C3" w14:textId="77777777" w:rsidR="004112D5" w:rsidRDefault="00000000">
      <w:r>
        <w:t>The analysis script checks unique participant-item rows, fixed group membership, complete item counts, valid decisions, 1–7 trust scores, positive response times, and answer-key coverage. It aggregates per participant before comparison and selects a Welch t-test or two-sided Mann–Whitney U based on distribution checks.</w:t>
      </w:r>
    </w:p>
    <w:p w14:paraId="063C72B4" w14:textId="77777777" w:rsidR="004112D5" w:rsidRDefault="00000000">
      <w:r>
        <w:t xml:space="preserve">Synthetic output is marked </w:t>
      </w:r>
      <w:proofErr w:type="spellStart"/>
      <w:r>
        <w:t>simulated_demo</w:t>
      </w:r>
      <w:proofErr w:type="spellEnd"/>
      <w:r>
        <w:t>. It is not a study result, cannot answer the research question, and must not be cited as empirical evidence.</w:t>
      </w:r>
    </w:p>
    <w:p w14:paraId="5E4C9516" w14:textId="77777777" w:rsidR="00967876" w:rsidRDefault="00000000">
      <w:pPr>
        <w:pStyle w:val="Heading2"/>
      </w:pPr>
      <w:bookmarkStart w:id="103" w:name="_Toc242621641"/>
      <w:bookmarkStart w:id="104" w:name="_Toc242621707"/>
      <w:bookmarkStart w:id="105" w:name="_Toc242621838"/>
      <w:bookmarkStart w:id="106" w:name="_Toc242621904"/>
      <w:r>
        <w:t>3.6 Ethics privacy security and responsible AI</w:t>
      </w:r>
      <w:bookmarkEnd w:id="103"/>
      <w:bookmarkEnd w:id="104"/>
      <w:bookmarkEnd w:id="105"/>
      <w:bookmarkEnd w:id="106"/>
    </w:p>
    <w:p w14:paraId="58091657" w14:textId="77777777" w:rsidR="004112D5" w:rsidRDefault="00000000">
      <w:r>
        <w:t xml:space="preserve">No human-subject data were collected for software tests. Proposed study responses are stored in local </w:t>
      </w:r>
      <w:proofErr w:type="spellStart"/>
      <w:r>
        <w:t>AsyncStorage</w:t>
      </w:r>
      <w:proofErr w:type="spellEnd"/>
      <w:r>
        <w:t>, not a secure research database. Anonymous codes do not guarantee anonymity; approved access, retention, withdrawal, and deletion procedures are required before collection.</w:t>
      </w:r>
    </w:p>
    <w:p w14:paraId="6FAAF539" w14:textId="77777777" w:rsidR="004112D5" w:rsidRDefault="00000000">
      <w:r>
        <w:t>The local API has no authentication and defaults to loopback; it must not be publicly exposed without security controls. LIME describes the content model only, weights are unfitted, and explanations can be unstable. Outputs are decision support, never proof or a replacement for reliable sources.</w:t>
      </w:r>
    </w:p>
    <w:p w14:paraId="1798694D" w14:textId="77777777" w:rsidR="00967876" w:rsidRDefault="00000000">
      <w:pPr>
        <w:pStyle w:val="Heading2"/>
      </w:pPr>
      <w:bookmarkStart w:id="107" w:name="_Toc242621642"/>
      <w:bookmarkStart w:id="108" w:name="_Toc242621708"/>
      <w:bookmarkStart w:id="109" w:name="_Toc242621839"/>
      <w:bookmarkStart w:id="110" w:name="_Toc242621905"/>
      <w:r>
        <w:t>3.7 Reproducibility and research artefacts</w:t>
      </w:r>
      <w:bookmarkEnd w:id="107"/>
      <w:bookmarkEnd w:id="108"/>
      <w:bookmarkEnd w:id="109"/>
      <w:bookmarkEnd w:id="110"/>
    </w:p>
    <w:p w14:paraId="0C8E81F3" w14:textId="77777777" w:rsidR="004112D5" w:rsidRDefault="00000000">
      <w:r>
        <w:t xml:space="preserve">Artifacts include the source repository, focused </w:t>
      </w:r>
      <w:proofErr w:type="spellStart"/>
      <w:r>
        <w:t>unittest</w:t>
      </w:r>
      <w:proofErr w:type="spellEnd"/>
      <w:r>
        <w:t xml:space="preserve"> suites, Expo source/manifest, study item/</w:t>
      </w:r>
      <w:proofErr w:type="spellStart"/>
      <w:r>
        <w:t>randomisation</w:t>
      </w:r>
      <w:proofErr w:type="spellEnd"/>
      <w:r>
        <w:t>/analysis scripts, and local packager. The synthetic generator uses a fixed default seed and refuses to overwrite files unless --force is given.</w:t>
      </w:r>
    </w:p>
    <w:p w14:paraId="521BECAA" w14:textId="77777777" w:rsidR="004112D5" w:rsidRDefault="00000000">
      <w:r>
        <w:lastRenderedPageBreak/>
        <w:t>A local run on 11 October 2026 passed 22 Python tests: Module 1 (2), Fusion/LIME (6), optional Module 3 (4), research tools (8), and deployment packaging (2). Python sources compiled and git diff --check passed. Seven mobile JavaScript/JSX files parsed, but Expo dependencies and a native bundle were not completed.</w:t>
      </w:r>
    </w:p>
    <w:p w14:paraId="6EE1CAAE" w14:textId="77777777" w:rsidR="00967876" w:rsidRDefault="00000000">
      <w:pPr>
        <w:pStyle w:val="Heading1"/>
      </w:pPr>
      <w:bookmarkStart w:id="111" w:name="_Toc242621643"/>
      <w:bookmarkStart w:id="112" w:name="_Toc242621709"/>
      <w:bookmarkStart w:id="113" w:name="_Toc242621840"/>
      <w:bookmarkStart w:id="114" w:name="_Toc242621906"/>
      <w:r>
        <w:lastRenderedPageBreak/>
        <w:t>4 PRODUCT AND SOLUTION DESIGN</w:t>
      </w:r>
      <w:bookmarkEnd w:id="111"/>
      <w:bookmarkEnd w:id="112"/>
      <w:bookmarkEnd w:id="113"/>
      <w:bookmarkEnd w:id="114"/>
    </w:p>
    <w:p w14:paraId="672968E6" w14:textId="77777777" w:rsidR="00967876" w:rsidRDefault="00000000">
      <w:pPr>
        <w:pStyle w:val="Heading2"/>
      </w:pPr>
      <w:bookmarkStart w:id="115" w:name="_Toc242621644"/>
      <w:bookmarkStart w:id="116" w:name="_Toc242621710"/>
      <w:bookmarkStart w:id="117" w:name="_Toc242621841"/>
      <w:bookmarkStart w:id="118" w:name="_Toc242621907"/>
      <w:r>
        <w:t>4.1 Requirements</w:t>
      </w:r>
      <w:bookmarkEnd w:id="115"/>
      <w:bookmarkEnd w:id="116"/>
      <w:bookmarkEnd w:id="117"/>
      <w:bookmarkEnd w:id="118"/>
    </w:p>
    <w:p w14:paraId="1453281A" w14:textId="77777777" w:rsidR="004112D5" w:rsidRDefault="00000000">
      <w:r>
        <w:t>Changes are additive: LIME is opt-in, shared API locations remain stable, and optional Module 3 remains separately configured.</w:t>
      </w:r>
    </w:p>
    <w:p w14:paraId="553627F7" w14:textId="258548F8" w:rsidR="004112D5" w:rsidRDefault="00000000">
      <w:pPr>
        <w:pStyle w:val="Caption"/>
      </w:pPr>
      <w:bookmarkStart w:id="119" w:name="_Toc242621754"/>
      <w:bookmarkStart w:id="120" w:name="_Toc242621759"/>
      <w:bookmarkStart w:id="121" w:name="_Toc242621951"/>
      <w:bookmarkStart w:id="122" w:name="_Toc242621956"/>
      <w:r>
        <w:t xml:space="preserve">Table </w:t>
      </w:r>
      <w:r>
        <w:fldChar w:fldCharType="begin"/>
      </w:r>
      <w:r>
        <w:instrText>SEQ Table \* ARABIC</w:instrText>
      </w:r>
      <w:r>
        <w:fldChar w:fldCharType="separate"/>
      </w:r>
      <w:r w:rsidR="00C73A1E">
        <w:rPr>
          <w:noProof/>
        </w:rPr>
        <w:t>2</w:t>
      </w:r>
      <w:r>
        <w:fldChar w:fldCharType="end"/>
      </w:r>
      <w:r>
        <w:t>: Requirements and verified status</w:t>
      </w:r>
      <w:bookmarkEnd w:id="119"/>
      <w:bookmarkEnd w:id="120"/>
      <w:bookmarkEnd w:id="121"/>
      <w:bookmarkEnd w:id="122"/>
    </w:p>
    <w:tbl>
      <w:tblPr>
        <w:tblStyle w:val="TableGrid"/>
        <w:tblW w:w="0" w:type="auto"/>
        <w:tblLook w:val="04A0" w:firstRow="1" w:lastRow="0" w:firstColumn="1" w:lastColumn="0" w:noHBand="0" w:noVBand="1"/>
      </w:tblPr>
      <w:tblGrid>
        <w:gridCol w:w="2740"/>
        <w:gridCol w:w="2740"/>
        <w:gridCol w:w="2740"/>
      </w:tblGrid>
      <w:tr w:rsidR="004112D5" w14:paraId="1B53380F" w14:textId="77777777">
        <w:tc>
          <w:tcPr>
            <w:tcW w:w="2740" w:type="dxa"/>
          </w:tcPr>
          <w:p w14:paraId="19A80341" w14:textId="77777777" w:rsidR="004112D5" w:rsidRDefault="00000000">
            <w:r>
              <w:t>ID</w:t>
            </w:r>
          </w:p>
        </w:tc>
        <w:tc>
          <w:tcPr>
            <w:tcW w:w="2740" w:type="dxa"/>
          </w:tcPr>
          <w:p w14:paraId="5D9183E4" w14:textId="77777777" w:rsidR="004112D5" w:rsidRDefault="00000000">
            <w:r>
              <w:t>Requirement</w:t>
            </w:r>
          </w:p>
        </w:tc>
        <w:tc>
          <w:tcPr>
            <w:tcW w:w="2740" w:type="dxa"/>
          </w:tcPr>
          <w:p w14:paraId="327DB345" w14:textId="77777777" w:rsidR="004112D5" w:rsidRDefault="00000000">
            <w:r>
              <w:t>Status</w:t>
            </w:r>
          </w:p>
        </w:tc>
      </w:tr>
      <w:tr w:rsidR="004112D5" w14:paraId="2904F9D8" w14:textId="77777777">
        <w:tc>
          <w:tcPr>
            <w:tcW w:w="2740" w:type="dxa"/>
          </w:tcPr>
          <w:p w14:paraId="629A50B1" w14:textId="77777777" w:rsidR="004112D5" w:rsidRDefault="00000000">
            <w:r>
              <w:t>R1</w:t>
            </w:r>
          </w:p>
        </w:tc>
        <w:tc>
          <w:tcPr>
            <w:tcW w:w="2740" w:type="dxa"/>
          </w:tcPr>
          <w:p w14:paraId="55168DCF" w14:textId="77777777" w:rsidR="004112D5" w:rsidRDefault="00000000">
            <w:r>
              <w:t>HTTP content/source/temporal integration</w:t>
            </w:r>
          </w:p>
        </w:tc>
        <w:tc>
          <w:tcPr>
            <w:tcW w:w="2740" w:type="dxa"/>
          </w:tcPr>
          <w:p w14:paraId="5D4B3389" w14:textId="77777777" w:rsidR="004112D5" w:rsidRDefault="00000000">
            <w:r>
              <w:t xml:space="preserve">Implemented; </w:t>
            </w:r>
            <w:proofErr w:type="gramStart"/>
            <w:r>
              <w:t>live-tested</w:t>
            </w:r>
            <w:proofErr w:type="gramEnd"/>
          </w:p>
        </w:tc>
      </w:tr>
      <w:tr w:rsidR="004112D5" w14:paraId="0CEE78EE" w14:textId="77777777">
        <w:tc>
          <w:tcPr>
            <w:tcW w:w="2740" w:type="dxa"/>
          </w:tcPr>
          <w:p w14:paraId="3EF19C99" w14:textId="77777777" w:rsidR="004112D5" w:rsidRDefault="00000000">
            <w:r>
              <w:t>R2</w:t>
            </w:r>
          </w:p>
        </w:tc>
        <w:tc>
          <w:tcPr>
            <w:tcW w:w="2740" w:type="dxa"/>
          </w:tcPr>
          <w:p w14:paraId="56117E36" w14:textId="77777777" w:rsidR="004112D5" w:rsidRDefault="00000000">
            <w:r>
              <w:t>Signal missingness and provenance</w:t>
            </w:r>
          </w:p>
        </w:tc>
        <w:tc>
          <w:tcPr>
            <w:tcW w:w="2740" w:type="dxa"/>
          </w:tcPr>
          <w:p w14:paraId="7823B548" w14:textId="77777777" w:rsidR="004112D5" w:rsidRDefault="00000000">
            <w:r>
              <w:t>Implemented; weights unfitted</w:t>
            </w:r>
          </w:p>
        </w:tc>
      </w:tr>
      <w:tr w:rsidR="004112D5" w14:paraId="0763743E" w14:textId="77777777">
        <w:tc>
          <w:tcPr>
            <w:tcW w:w="2740" w:type="dxa"/>
          </w:tcPr>
          <w:p w14:paraId="33A1F9FC" w14:textId="77777777" w:rsidR="004112D5" w:rsidRDefault="00000000">
            <w:r>
              <w:t>R3</w:t>
            </w:r>
          </w:p>
        </w:tc>
        <w:tc>
          <w:tcPr>
            <w:tcW w:w="2740" w:type="dxa"/>
          </w:tcPr>
          <w:p w14:paraId="680002E0" w14:textId="77777777" w:rsidR="004112D5" w:rsidRDefault="00000000">
            <w:r>
              <w:t>Bilingual LIME for content model</w:t>
            </w:r>
          </w:p>
        </w:tc>
        <w:tc>
          <w:tcPr>
            <w:tcW w:w="2740" w:type="dxa"/>
          </w:tcPr>
          <w:p w14:paraId="637B2C68" w14:textId="77777777" w:rsidR="004112D5" w:rsidRDefault="00000000">
            <w:r>
              <w:t xml:space="preserve">Implemented; </w:t>
            </w:r>
            <w:proofErr w:type="gramStart"/>
            <w:r>
              <w:t>live-tested</w:t>
            </w:r>
            <w:proofErr w:type="gramEnd"/>
          </w:p>
        </w:tc>
      </w:tr>
      <w:tr w:rsidR="004112D5" w14:paraId="4E6CE404" w14:textId="77777777">
        <w:tc>
          <w:tcPr>
            <w:tcW w:w="2740" w:type="dxa"/>
          </w:tcPr>
          <w:p w14:paraId="0D6F1591" w14:textId="77777777" w:rsidR="004112D5" w:rsidRDefault="00000000">
            <w:r>
              <w:t>R4</w:t>
            </w:r>
          </w:p>
        </w:tc>
        <w:tc>
          <w:tcPr>
            <w:tcW w:w="2740" w:type="dxa"/>
          </w:tcPr>
          <w:p w14:paraId="799B0123" w14:textId="77777777" w:rsidR="004112D5" w:rsidRDefault="00000000">
            <w:r>
              <w:t>Home, Result, History mobile client</w:t>
            </w:r>
          </w:p>
        </w:tc>
        <w:tc>
          <w:tcPr>
            <w:tcW w:w="2740" w:type="dxa"/>
          </w:tcPr>
          <w:p w14:paraId="4A879506" w14:textId="77777777" w:rsidR="004112D5" w:rsidRDefault="00000000">
            <w:r>
              <w:t>Source implemented; build unverified</w:t>
            </w:r>
          </w:p>
        </w:tc>
      </w:tr>
      <w:tr w:rsidR="004112D5" w14:paraId="1A02AD8B" w14:textId="77777777">
        <w:tc>
          <w:tcPr>
            <w:tcW w:w="2740" w:type="dxa"/>
          </w:tcPr>
          <w:p w14:paraId="42744951" w14:textId="77777777" w:rsidR="004112D5" w:rsidRDefault="00000000">
            <w:r>
              <w:t>R5</w:t>
            </w:r>
          </w:p>
        </w:tc>
        <w:tc>
          <w:tcPr>
            <w:tcW w:w="2740" w:type="dxa"/>
          </w:tcPr>
          <w:p w14:paraId="022D766E" w14:textId="77777777" w:rsidR="004112D5" w:rsidRDefault="00000000">
            <w:r>
              <w:t>Ethics-gated study workflow</w:t>
            </w:r>
          </w:p>
        </w:tc>
        <w:tc>
          <w:tcPr>
            <w:tcW w:w="2740" w:type="dxa"/>
          </w:tcPr>
          <w:p w14:paraId="252510CF" w14:textId="77777777" w:rsidR="004112D5" w:rsidRDefault="00000000">
            <w:r>
              <w:t>Tools implemented; study not conducted</w:t>
            </w:r>
          </w:p>
        </w:tc>
      </w:tr>
      <w:tr w:rsidR="004112D5" w14:paraId="372596CF" w14:textId="77777777">
        <w:tc>
          <w:tcPr>
            <w:tcW w:w="2740" w:type="dxa"/>
          </w:tcPr>
          <w:p w14:paraId="73C87DE4" w14:textId="77777777" w:rsidR="004112D5" w:rsidRDefault="00000000">
            <w:r>
              <w:t>R6</w:t>
            </w:r>
          </w:p>
        </w:tc>
        <w:tc>
          <w:tcPr>
            <w:tcW w:w="2740" w:type="dxa"/>
          </w:tcPr>
          <w:p w14:paraId="6D929035" w14:textId="77777777" w:rsidR="004112D5" w:rsidRDefault="00000000">
            <w:r>
              <w:t>Local deployment packaging</w:t>
            </w:r>
          </w:p>
        </w:tc>
        <w:tc>
          <w:tcPr>
            <w:tcW w:w="2740" w:type="dxa"/>
          </w:tcPr>
          <w:p w14:paraId="2AB32F2D" w14:textId="77777777" w:rsidR="004112D5" w:rsidRDefault="00000000">
            <w:r>
              <w:t>Tested; not hosted</w:t>
            </w:r>
          </w:p>
        </w:tc>
      </w:tr>
    </w:tbl>
    <w:p w14:paraId="2D37EB5C" w14:textId="77777777" w:rsidR="00967876" w:rsidRDefault="00000000">
      <w:pPr>
        <w:pStyle w:val="Heading2"/>
      </w:pPr>
      <w:bookmarkStart w:id="123" w:name="_Toc242621645"/>
      <w:bookmarkStart w:id="124" w:name="_Toc242621711"/>
      <w:bookmarkStart w:id="125" w:name="_Toc242621842"/>
      <w:bookmarkStart w:id="126" w:name="_Toc242621908"/>
      <w:r>
        <w:t>4.2 Component architecture within the complete solution</w:t>
      </w:r>
      <w:bookmarkEnd w:id="123"/>
      <w:bookmarkEnd w:id="124"/>
      <w:bookmarkEnd w:id="125"/>
      <w:bookmarkEnd w:id="126"/>
    </w:p>
    <w:p w14:paraId="38174549" w14:textId="77777777" w:rsidR="004112D5" w:rsidRDefault="00000000">
      <w:r>
        <w:t>Fusion runs on port 8000 and serves the browser UI; Module 1 listens on 8001; Module 2 listens on 8002. The mobile client calls Fusion rather than loading model weights. Optional Module 3 uses port 8003 only with explicit enablement and a valid checkpoint; it is not part of the default flow.</w:t>
      </w:r>
    </w:p>
    <w:p w14:paraId="6FC9E34C" w14:textId="69F79D05" w:rsidR="004112D5" w:rsidRDefault="00000000">
      <w:pPr>
        <w:pStyle w:val="Caption"/>
      </w:pPr>
      <w:bookmarkStart w:id="127" w:name="_Toc242621755"/>
      <w:bookmarkStart w:id="128" w:name="_Toc242621760"/>
      <w:bookmarkStart w:id="129" w:name="_Toc242621952"/>
      <w:bookmarkStart w:id="130" w:name="_Toc242621957"/>
      <w:r>
        <w:t xml:space="preserve">Table </w:t>
      </w:r>
      <w:r>
        <w:fldChar w:fldCharType="begin"/>
      </w:r>
      <w:r>
        <w:instrText>SEQ Table \* ARABIC</w:instrText>
      </w:r>
      <w:r>
        <w:fldChar w:fldCharType="separate"/>
      </w:r>
      <w:r w:rsidR="00C73A1E">
        <w:rPr>
          <w:noProof/>
        </w:rPr>
        <w:t>3</w:t>
      </w:r>
      <w:r>
        <w:fldChar w:fldCharType="end"/>
      </w:r>
      <w:r>
        <w:t>: Service boundaries</w:t>
      </w:r>
      <w:bookmarkEnd w:id="127"/>
      <w:bookmarkEnd w:id="128"/>
      <w:bookmarkEnd w:id="129"/>
      <w:bookmarkEnd w:id="130"/>
    </w:p>
    <w:tbl>
      <w:tblPr>
        <w:tblStyle w:val="TableGrid"/>
        <w:tblW w:w="0" w:type="auto"/>
        <w:tblLook w:val="04A0" w:firstRow="1" w:lastRow="0" w:firstColumn="1" w:lastColumn="0" w:noHBand="0" w:noVBand="1"/>
      </w:tblPr>
      <w:tblGrid>
        <w:gridCol w:w="2740"/>
        <w:gridCol w:w="2740"/>
        <w:gridCol w:w="2740"/>
      </w:tblGrid>
      <w:tr w:rsidR="004112D5" w14:paraId="137B95EC" w14:textId="77777777">
        <w:tc>
          <w:tcPr>
            <w:tcW w:w="2740" w:type="dxa"/>
          </w:tcPr>
          <w:p w14:paraId="2F21DC63" w14:textId="77777777" w:rsidR="004112D5" w:rsidRDefault="00000000">
            <w:r>
              <w:t>Service</w:t>
            </w:r>
          </w:p>
        </w:tc>
        <w:tc>
          <w:tcPr>
            <w:tcW w:w="2740" w:type="dxa"/>
          </w:tcPr>
          <w:p w14:paraId="41108C85" w14:textId="77777777" w:rsidR="004112D5" w:rsidRDefault="00000000">
            <w:r>
              <w:t>Port</w:t>
            </w:r>
          </w:p>
        </w:tc>
        <w:tc>
          <w:tcPr>
            <w:tcW w:w="2740" w:type="dxa"/>
          </w:tcPr>
          <w:p w14:paraId="32EB99E4" w14:textId="77777777" w:rsidR="004112D5" w:rsidRDefault="00000000">
            <w:r>
              <w:t>Responsibility</w:t>
            </w:r>
          </w:p>
        </w:tc>
      </w:tr>
      <w:tr w:rsidR="004112D5" w14:paraId="0A867FDB" w14:textId="77777777">
        <w:tc>
          <w:tcPr>
            <w:tcW w:w="2740" w:type="dxa"/>
          </w:tcPr>
          <w:p w14:paraId="07334D43" w14:textId="77777777" w:rsidR="004112D5" w:rsidRDefault="00000000">
            <w:r>
              <w:lastRenderedPageBreak/>
              <w:t>Fusion/UI</w:t>
            </w:r>
          </w:p>
        </w:tc>
        <w:tc>
          <w:tcPr>
            <w:tcW w:w="2740" w:type="dxa"/>
          </w:tcPr>
          <w:p w14:paraId="5627C49A" w14:textId="77777777" w:rsidR="004112D5" w:rsidRDefault="00000000">
            <w:r>
              <w:t>8000</w:t>
            </w:r>
          </w:p>
        </w:tc>
        <w:tc>
          <w:tcPr>
            <w:tcW w:w="2740" w:type="dxa"/>
          </w:tcPr>
          <w:p w14:paraId="4EAE29CD" w14:textId="77777777" w:rsidR="004112D5" w:rsidRDefault="00000000">
            <w:r>
              <w:t>Fuse outputs; optional LIME</w:t>
            </w:r>
          </w:p>
        </w:tc>
      </w:tr>
      <w:tr w:rsidR="004112D5" w14:paraId="57BCCF13" w14:textId="77777777">
        <w:tc>
          <w:tcPr>
            <w:tcW w:w="2740" w:type="dxa"/>
          </w:tcPr>
          <w:p w14:paraId="64E3BAFD" w14:textId="77777777" w:rsidR="004112D5" w:rsidRDefault="00000000">
            <w:r>
              <w:t>Module 1</w:t>
            </w:r>
          </w:p>
        </w:tc>
        <w:tc>
          <w:tcPr>
            <w:tcW w:w="2740" w:type="dxa"/>
          </w:tcPr>
          <w:p w14:paraId="0F89723A" w14:textId="77777777" w:rsidR="004112D5" w:rsidRDefault="00000000">
            <w:r>
              <w:t>8001</w:t>
            </w:r>
          </w:p>
        </w:tc>
        <w:tc>
          <w:tcPr>
            <w:tcW w:w="2740" w:type="dxa"/>
          </w:tcPr>
          <w:p w14:paraId="26EFC748" w14:textId="77777777" w:rsidR="004112D5" w:rsidRDefault="00000000">
            <w:proofErr w:type="spellStart"/>
            <w:r>
              <w:t>LaBSE</w:t>
            </w:r>
            <w:proofErr w:type="spellEnd"/>
            <w:r>
              <w:t xml:space="preserve"> content score and batch predictions</w:t>
            </w:r>
          </w:p>
        </w:tc>
      </w:tr>
      <w:tr w:rsidR="004112D5" w14:paraId="0575AE3B" w14:textId="77777777">
        <w:tc>
          <w:tcPr>
            <w:tcW w:w="2740" w:type="dxa"/>
          </w:tcPr>
          <w:p w14:paraId="0160F568" w14:textId="77777777" w:rsidR="004112D5" w:rsidRDefault="00000000">
            <w:r>
              <w:t>Module 2</w:t>
            </w:r>
          </w:p>
        </w:tc>
        <w:tc>
          <w:tcPr>
            <w:tcW w:w="2740" w:type="dxa"/>
          </w:tcPr>
          <w:p w14:paraId="7FB340AA" w14:textId="77777777" w:rsidR="004112D5" w:rsidRDefault="00000000">
            <w:r>
              <w:t>8002</w:t>
            </w:r>
          </w:p>
        </w:tc>
        <w:tc>
          <w:tcPr>
            <w:tcW w:w="2740" w:type="dxa"/>
          </w:tcPr>
          <w:p w14:paraId="1AC4A835" w14:textId="77777777" w:rsidR="004112D5" w:rsidRDefault="00000000">
            <w:r>
              <w:t>Source/temporal analysis when URL is supplied</w:t>
            </w:r>
          </w:p>
        </w:tc>
      </w:tr>
      <w:tr w:rsidR="004112D5" w14:paraId="6F5663BE" w14:textId="77777777">
        <w:tc>
          <w:tcPr>
            <w:tcW w:w="2740" w:type="dxa"/>
          </w:tcPr>
          <w:p w14:paraId="0EA9D106" w14:textId="77777777" w:rsidR="004112D5" w:rsidRDefault="00000000">
            <w:r>
              <w:t>Optional Module 3</w:t>
            </w:r>
          </w:p>
        </w:tc>
        <w:tc>
          <w:tcPr>
            <w:tcW w:w="2740" w:type="dxa"/>
          </w:tcPr>
          <w:p w14:paraId="23C48083" w14:textId="77777777" w:rsidR="004112D5" w:rsidRDefault="00000000">
            <w:r>
              <w:t>8003</w:t>
            </w:r>
          </w:p>
        </w:tc>
        <w:tc>
          <w:tcPr>
            <w:tcW w:w="2740" w:type="dxa"/>
          </w:tcPr>
          <w:p w14:paraId="4482F74F" w14:textId="77777777" w:rsidR="004112D5" w:rsidRDefault="00000000">
            <w:r>
              <w:t>Checkpoint-dependent experimental XLM-R; unavailable</w:t>
            </w:r>
          </w:p>
        </w:tc>
      </w:tr>
    </w:tbl>
    <w:p w14:paraId="603D6C41" w14:textId="77777777" w:rsidR="004112D5" w:rsidRDefault="00000000">
      <w:r>
        <w:rPr>
          <w:rFonts w:ascii="Consolas" w:hAnsi="Consolas"/>
          <w:sz w:val="18"/>
        </w:rPr>
        <w:t>Browser / Expo client -&gt; Fusion API :8000 -&gt; Module 1 :8001 (content)</w:t>
      </w:r>
      <w:r>
        <w:rPr>
          <w:rFonts w:ascii="Consolas" w:hAnsi="Consolas"/>
          <w:sz w:val="18"/>
        </w:rPr>
        <w:br/>
        <w:t xml:space="preserve">                                      -&gt; Module 2 :8002 (source + temporal; URL required)</w:t>
      </w:r>
      <w:r>
        <w:rPr>
          <w:rFonts w:ascii="Consolas" w:hAnsi="Consolas"/>
          <w:sz w:val="18"/>
        </w:rPr>
        <w:br/>
        <w:t>Fusion --explain=true -&gt; Module 1 /info and /predict/batch (LIME)</w:t>
      </w:r>
    </w:p>
    <w:p w14:paraId="2F6ED9BF" w14:textId="54182199" w:rsidR="004112D5" w:rsidRDefault="00000000">
      <w:pPr>
        <w:pStyle w:val="Caption"/>
      </w:pPr>
      <w:bookmarkStart w:id="131" w:name="_Toc242621751"/>
      <w:bookmarkStart w:id="132" w:name="_Toc242621752"/>
      <w:bookmarkStart w:id="133" w:name="_Toc242621948"/>
      <w:bookmarkStart w:id="134" w:name="_Toc242621949"/>
      <w:r>
        <w:t xml:space="preserve">Figure </w:t>
      </w:r>
      <w:r>
        <w:fldChar w:fldCharType="begin"/>
      </w:r>
      <w:r>
        <w:instrText>SEQ Figure \* ARABIC</w:instrText>
      </w:r>
      <w:r>
        <w:fldChar w:fldCharType="separate"/>
      </w:r>
      <w:r w:rsidR="00C73A1E">
        <w:rPr>
          <w:noProof/>
        </w:rPr>
        <w:t>1</w:t>
      </w:r>
      <w:r>
        <w:fldChar w:fldCharType="end"/>
      </w:r>
      <w:r>
        <w:t>: Current local service and explanation request flow</w:t>
      </w:r>
      <w:bookmarkEnd w:id="131"/>
      <w:bookmarkEnd w:id="132"/>
      <w:bookmarkEnd w:id="133"/>
      <w:bookmarkEnd w:id="134"/>
    </w:p>
    <w:p w14:paraId="06BE519E" w14:textId="77777777" w:rsidR="00967876" w:rsidRDefault="00000000">
      <w:pPr>
        <w:pStyle w:val="Heading2"/>
      </w:pPr>
      <w:bookmarkStart w:id="135" w:name="_Toc242621646"/>
      <w:bookmarkStart w:id="136" w:name="_Toc242621712"/>
      <w:bookmarkStart w:id="137" w:name="_Toc242621843"/>
      <w:bookmarkStart w:id="138" w:name="_Toc242621909"/>
      <w:r>
        <w:t>4.3 Design alternatives and decisions</w:t>
      </w:r>
      <w:bookmarkEnd w:id="135"/>
      <w:bookmarkEnd w:id="136"/>
      <w:bookmarkEnd w:id="137"/>
      <w:bookmarkEnd w:id="138"/>
    </w:p>
    <w:p w14:paraId="4AA44FF3" w14:textId="77777777" w:rsidR="004112D5" w:rsidRDefault="00000000">
      <w:r>
        <w:t xml:space="preserve">HTTP calls were chosen over model imports to preserve independent modules. Missing signals are dropped and remaining weights </w:t>
      </w:r>
      <w:proofErr w:type="spellStart"/>
      <w:r>
        <w:t>renormalised</w:t>
      </w:r>
      <w:proofErr w:type="spellEnd"/>
      <w:r>
        <w:t xml:space="preserve"> rather than filled with 0.5. LIME is opt-in because it adds model calls, and its scope is limited to Module 1.</w:t>
      </w:r>
    </w:p>
    <w:p w14:paraId="1C9BF5C5" w14:textId="77777777" w:rsidR="004112D5" w:rsidRDefault="00000000">
      <w:r>
        <w:t>Study variants use fixed groups rather than participant self-selection. Public hosting, external LLM narration, and Cloud/Local switching are not verified features of the current mobile app.</w:t>
      </w:r>
    </w:p>
    <w:p w14:paraId="1BCE45CE" w14:textId="77777777" w:rsidR="00967876" w:rsidRDefault="00000000">
      <w:pPr>
        <w:pStyle w:val="Heading2"/>
      </w:pPr>
      <w:bookmarkStart w:id="139" w:name="_Toc242621647"/>
      <w:bookmarkStart w:id="140" w:name="_Toc242621713"/>
      <w:bookmarkStart w:id="141" w:name="_Toc242621844"/>
      <w:bookmarkStart w:id="142" w:name="_Toc242621910"/>
      <w:r>
        <w:t>4.4 Detailed design</w:t>
      </w:r>
      <w:bookmarkEnd w:id="139"/>
      <w:bookmarkEnd w:id="140"/>
      <w:bookmarkEnd w:id="141"/>
      <w:bookmarkEnd w:id="142"/>
    </w:p>
    <w:p w14:paraId="26304DE6" w14:textId="77777777" w:rsidR="004112D5" w:rsidRDefault="00000000">
      <w:r>
        <w:t xml:space="preserve">For available scores, Fusion divides each configured weight by the total weight of available signals and computes the weighted sum, clamped to [0,1]. Configured weights are content 0.50, source 0.30, temporal 0.20; thresholds are 0.61 and 0.41. Responses report used/missing signals, configured/effective weights, and provenance. Current method is </w:t>
      </w:r>
      <w:proofErr w:type="spellStart"/>
      <w:r>
        <w:t>uniform_placeholder</w:t>
      </w:r>
      <w:proofErr w:type="spellEnd"/>
      <w:r>
        <w:t xml:space="preserve"> and </w:t>
      </w:r>
      <w:proofErr w:type="spellStart"/>
      <w:r>
        <w:t>is_fitted</w:t>
      </w:r>
      <w:proofErr w:type="spellEnd"/>
      <w:r>
        <w:t xml:space="preserve"> is false.</w:t>
      </w:r>
    </w:p>
    <w:p w14:paraId="26294766" w14:textId="77777777" w:rsidR="004112D5" w:rsidRDefault="00000000">
      <w:r>
        <w:lastRenderedPageBreak/>
        <w:t>When explain=true, Fusion obtains Module 1 label order and probabilities via /info and /predict/batch, then runs LIME with 500 perturbations and at most five features. English/Sinhala weights describe direction relative to the predicted content class, not truth.</w:t>
      </w:r>
    </w:p>
    <w:p w14:paraId="18A4DB8A" w14:textId="77777777" w:rsidR="004112D5" w:rsidRDefault="00000000">
      <w:r>
        <w:t xml:space="preserve">Home accepts text and optional URL/date/corroboration count. Result presents score/verdict and optional signal, temporal, and LIME details. History uses </w:t>
      </w:r>
      <w:proofErr w:type="spellStart"/>
      <w:r>
        <w:t>AsyncStorage</w:t>
      </w:r>
      <w:proofErr w:type="spellEnd"/>
      <w:r>
        <w:t>, limits analysis history to 100 records, and shares study CSV text. Native bundling remains unverified.</w:t>
      </w:r>
    </w:p>
    <w:p w14:paraId="0D6F23DB" w14:textId="77777777" w:rsidR="00967876" w:rsidRDefault="00000000">
      <w:pPr>
        <w:pStyle w:val="Heading2"/>
      </w:pPr>
      <w:bookmarkStart w:id="143" w:name="_Toc242621648"/>
      <w:bookmarkStart w:id="144" w:name="_Toc242621714"/>
      <w:bookmarkStart w:id="145" w:name="_Toc242621845"/>
      <w:bookmarkStart w:id="146" w:name="_Toc242621911"/>
      <w:r>
        <w:t>4.5 Standards and professional practice</w:t>
      </w:r>
      <w:bookmarkEnd w:id="143"/>
      <w:bookmarkEnd w:id="144"/>
      <w:bookmarkEnd w:id="145"/>
      <w:bookmarkEnd w:id="146"/>
    </w:p>
    <w:p w14:paraId="0786FB8D" w14:textId="77777777" w:rsidR="004112D5" w:rsidRDefault="00000000">
      <w:r>
        <w:t>The implementation uses typed request schemas, explicit HTTP errors, bounded batches/explanations, environment-based configuration, local study storage, and non-overwriting packaging. Local CORS is permissive and the services lack authentication, so these are not production security settings.</w:t>
      </w:r>
    </w:p>
    <w:p w14:paraId="606D0F76" w14:textId="77777777" w:rsidR="004112D5" w:rsidRDefault="00000000">
      <w:r>
        <w:t>Reporting separates implemented work from plans, model output from ground truth, and synthetic tests from participant research. The references use author-date style; the student must confirm the department's final citation rules.</w:t>
      </w:r>
    </w:p>
    <w:p w14:paraId="71890149" w14:textId="77777777" w:rsidR="00967876" w:rsidRDefault="00000000">
      <w:pPr>
        <w:pStyle w:val="Heading1"/>
      </w:pPr>
      <w:bookmarkStart w:id="147" w:name="_Toc242621649"/>
      <w:bookmarkStart w:id="148" w:name="_Toc242621715"/>
      <w:bookmarkStart w:id="149" w:name="_Toc242621846"/>
      <w:bookmarkStart w:id="150" w:name="_Toc242621912"/>
      <w:r>
        <w:lastRenderedPageBreak/>
        <w:t>5 IMPLEMENTATION INTEGRATION AND TESTING</w:t>
      </w:r>
      <w:bookmarkEnd w:id="147"/>
      <w:bookmarkEnd w:id="148"/>
      <w:bookmarkEnd w:id="149"/>
      <w:bookmarkEnd w:id="150"/>
    </w:p>
    <w:p w14:paraId="30033DD7" w14:textId="77777777" w:rsidR="00967876" w:rsidRDefault="00000000">
      <w:pPr>
        <w:pStyle w:val="Heading2"/>
      </w:pPr>
      <w:bookmarkStart w:id="151" w:name="_Toc242621650"/>
      <w:bookmarkStart w:id="152" w:name="_Toc242621716"/>
      <w:bookmarkStart w:id="153" w:name="_Toc242621847"/>
      <w:bookmarkStart w:id="154" w:name="_Toc242621913"/>
      <w:r>
        <w:t xml:space="preserve">5.1 </w:t>
      </w:r>
      <w:proofErr w:type="gramStart"/>
      <w:r>
        <w:t>Development</w:t>
      </w:r>
      <w:proofErr w:type="gramEnd"/>
      <w:r>
        <w:t xml:space="preserve"> environment and technology stack</w:t>
      </w:r>
      <w:bookmarkEnd w:id="151"/>
      <w:bookmarkEnd w:id="152"/>
      <w:bookmarkEnd w:id="153"/>
      <w:bookmarkEnd w:id="154"/>
    </w:p>
    <w:p w14:paraId="52F70765" w14:textId="77777777" w:rsidR="004112D5" w:rsidRDefault="00000000">
      <w:r>
        <w:t xml:space="preserve">Local verification used Windows and Python 3.14.3, </w:t>
      </w:r>
      <w:proofErr w:type="spellStart"/>
      <w:r>
        <w:t>FastAPI</w:t>
      </w:r>
      <w:proofErr w:type="spellEnd"/>
      <w:r>
        <w:t xml:space="preserve">, HTTPX, </w:t>
      </w:r>
      <w:proofErr w:type="spellStart"/>
      <w:r>
        <w:t>Pydantic</w:t>
      </w:r>
      <w:proofErr w:type="spellEnd"/>
      <w:r>
        <w:t xml:space="preserve">, NumPy, and LIME. Module 1 uses the existing </w:t>
      </w:r>
      <w:proofErr w:type="spellStart"/>
      <w:r>
        <w:t>LaBSE</w:t>
      </w:r>
      <w:proofErr w:type="spellEnd"/>
      <w:r>
        <w:t xml:space="preserve"> model, Module 2 the existing source/temporal service, and the browser UI is static HTML/JavaScript. The mobile manifest declares Expo SDK 54, React Native 0.81.5, React 19.1, React Navigation, Axios, and </w:t>
      </w:r>
      <w:proofErr w:type="spellStart"/>
      <w:r>
        <w:t>AsyncStorage</w:t>
      </w:r>
      <w:proofErr w:type="spellEnd"/>
      <w:r>
        <w:t>.</w:t>
      </w:r>
    </w:p>
    <w:p w14:paraId="69E38C40" w14:textId="77777777" w:rsidR="004112D5" w:rsidRDefault="00000000">
      <w:r>
        <w:t xml:space="preserve">Mobile installation did not complete: </w:t>
      </w:r>
      <w:proofErr w:type="spellStart"/>
      <w:r>
        <w:t>npm</w:t>
      </w:r>
      <w:proofErr w:type="spellEnd"/>
      <w:r>
        <w:t xml:space="preserve"> reported UNABLE_TO_VERIFY_LEAF_SIGNATURE for the registry. The partial tree lacks React Native's package manifest and a </w:t>
      </w:r>
      <w:proofErr w:type="spellStart"/>
      <w:r>
        <w:t>lockfile</w:t>
      </w:r>
      <w:proofErr w:type="spellEnd"/>
      <w:r>
        <w:t>. TLS verification was not disabled; source parsing is not a native build.</w:t>
      </w:r>
    </w:p>
    <w:p w14:paraId="4088572E" w14:textId="77777777" w:rsidR="00967876" w:rsidRDefault="00000000">
      <w:pPr>
        <w:pStyle w:val="Heading2"/>
      </w:pPr>
      <w:bookmarkStart w:id="155" w:name="_Toc242621651"/>
      <w:bookmarkStart w:id="156" w:name="_Toc242621717"/>
      <w:bookmarkStart w:id="157" w:name="_Toc242621848"/>
      <w:bookmarkStart w:id="158" w:name="_Toc242621914"/>
      <w:r>
        <w:t>5.2 Component implementation</w:t>
      </w:r>
      <w:bookmarkEnd w:id="155"/>
      <w:bookmarkEnd w:id="156"/>
      <w:bookmarkEnd w:id="157"/>
      <w:bookmarkEnd w:id="158"/>
    </w:p>
    <w:p w14:paraId="598855EE" w14:textId="77777777" w:rsidR="004112D5" w:rsidRDefault="00000000">
      <w:r>
        <w:t>Module 1 exposes POST /predict/batch for one to 64 texts and aligned class probabilities. Fusion uses it for perturbations while ordinary analysis retains the existing single-text endpoint. The browser UI adds an unchecked-by-default explanation option and renders bilingual reasons.</w:t>
      </w:r>
    </w:p>
    <w:p w14:paraId="5E556DC4" w14:textId="77777777" w:rsidR="004112D5" w:rsidRDefault="00000000">
      <w:r>
        <w:t>The Expo app implements Home, Result, and History screens. Analysis records and separate study responses are local; duplicate participant-item responses are rejected. Study controls require explicit enablement, approval flag, fixed A/B group, approved consent wording, and reviewed item pack.</w:t>
      </w:r>
    </w:p>
    <w:p w14:paraId="0E60DE09" w14:textId="77777777" w:rsidR="004112D5" w:rsidRDefault="00000000">
      <w:r>
        <w:t xml:space="preserve">Research scripts validate and separate study items from the private key, </w:t>
      </w:r>
      <w:proofErr w:type="spellStart"/>
      <w:r>
        <w:t>randomise</w:t>
      </w:r>
      <w:proofErr w:type="spellEnd"/>
      <w:r>
        <w:t xml:space="preserve"> 40 codes evenly, and </w:t>
      </w:r>
      <w:proofErr w:type="spellStart"/>
      <w:r>
        <w:t>analyse</w:t>
      </w:r>
      <w:proofErr w:type="spellEnd"/>
      <w:r>
        <w:t xml:space="preserve"> participant-level outcomes. The packager builds a local Space folder without overwriting existing files by default.</w:t>
      </w:r>
    </w:p>
    <w:p w14:paraId="190627B6" w14:textId="77777777" w:rsidR="00967876" w:rsidRDefault="00000000">
      <w:pPr>
        <w:pStyle w:val="Heading2"/>
      </w:pPr>
      <w:bookmarkStart w:id="159" w:name="_Toc242621652"/>
      <w:bookmarkStart w:id="160" w:name="_Toc242621718"/>
      <w:bookmarkStart w:id="161" w:name="_Toc242621849"/>
      <w:bookmarkStart w:id="162" w:name="_Toc242621915"/>
      <w:r>
        <w:t>5.3 Integration with the other components</w:t>
      </w:r>
      <w:bookmarkEnd w:id="159"/>
      <w:bookmarkEnd w:id="160"/>
      <w:bookmarkEnd w:id="161"/>
      <w:bookmarkEnd w:id="162"/>
    </w:p>
    <w:p w14:paraId="3532ACFA" w14:textId="77777777" w:rsidR="004112D5" w:rsidRDefault="00000000">
      <w:r>
        <w:t>Fusion requires Module 1 for content. When a URL is present, it requests source and temporal outputs from Module 2; without a URL those signals are unavailable and are excluded. Module 2 failure is reported as unavailable while usable content continues. LIME runs inside Fusion from Module 1 batch predictions.</w:t>
      </w:r>
    </w:p>
    <w:p w14:paraId="7422C504" w14:textId="77777777" w:rsidR="004112D5" w:rsidRDefault="00000000">
      <w:r>
        <w:lastRenderedPageBreak/>
        <w:t>The existing launcher starts Module 2, Module 1, then Fusion and defaults to loopback. Optional Module 3 requires a checkpoint. A phone client would need a trusted private LAN address; no device build was tested.</w:t>
      </w:r>
    </w:p>
    <w:p w14:paraId="33A01179" w14:textId="77777777" w:rsidR="00967876" w:rsidRDefault="00000000">
      <w:pPr>
        <w:pStyle w:val="Heading2"/>
      </w:pPr>
      <w:bookmarkStart w:id="163" w:name="_Toc242621653"/>
      <w:bookmarkStart w:id="164" w:name="_Toc242621719"/>
      <w:bookmarkStart w:id="165" w:name="_Toc242621850"/>
      <w:bookmarkStart w:id="166" w:name="_Toc242621916"/>
      <w:r>
        <w:t>5.4 Verification and software testing</w:t>
      </w:r>
      <w:bookmarkEnd w:id="163"/>
      <w:bookmarkEnd w:id="164"/>
      <w:bookmarkEnd w:id="165"/>
      <w:bookmarkEnd w:id="166"/>
    </w:p>
    <w:p w14:paraId="74ED0E41" w14:textId="77777777" w:rsidR="004112D5" w:rsidRDefault="00000000">
      <w:r>
        <w:t>All 22 automated tests passed on 11 October 2026. Additional live checks exercised health endpoints, Module 1 batch inference, Module 2 source listing, text-only and URL-backed Fusion, bilingual LIME, boundary errors, and local deployment packaging.</w:t>
      </w:r>
    </w:p>
    <w:p w14:paraId="4548D1B8" w14:textId="4598B915" w:rsidR="004112D5" w:rsidRDefault="00000000">
      <w:pPr>
        <w:pStyle w:val="Caption"/>
      </w:pPr>
      <w:bookmarkStart w:id="167" w:name="_Toc242621756"/>
      <w:bookmarkStart w:id="168" w:name="_Toc242621761"/>
      <w:bookmarkStart w:id="169" w:name="_Toc242621953"/>
      <w:bookmarkStart w:id="170" w:name="_Toc242621958"/>
      <w:r>
        <w:t xml:space="preserve">Table </w:t>
      </w:r>
      <w:r>
        <w:fldChar w:fldCharType="begin"/>
      </w:r>
      <w:r>
        <w:instrText>SEQ Table \* ARABIC</w:instrText>
      </w:r>
      <w:r>
        <w:fldChar w:fldCharType="separate"/>
      </w:r>
      <w:r w:rsidR="00C73A1E">
        <w:rPr>
          <w:noProof/>
        </w:rPr>
        <w:t>4</w:t>
      </w:r>
      <w:r>
        <w:fldChar w:fldCharType="end"/>
      </w:r>
      <w:r>
        <w:t>: Local verification evidence</w:t>
      </w:r>
      <w:bookmarkEnd w:id="167"/>
      <w:bookmarkEnd w:id="168"/>
      <w:bookmarkEnd w:id="169"/>
      <w:bookmarkEnd w:id="170"/>
    </w:p>
    <w:tbl>
      <w:tblPr>
        <w:tblStyle w:val="TableGrid"/>
        <w:tblW w:w="0" w:type="auto"/>
        <w:tblLook w:val="04A0" w:firstRow="1" w:lastRow="0" w:firstColumn="1" w:lastColumn="0" w:noHBand="0" w:noVBand="1"/>
      </w:tblPr>
      <w:tblGrid>
        <w:gridCol w:w="2740"/>
        <w:gridCol w:w="2740"/>
        <w:gridCol w:w="2740"/>
      </w:tblGrid>
      <w:tr w:rsidR="004112D5" w14:paraId="42571533" w14:textId="77777777">
        <w:tc>
          <w:tcPr>
            <w:tcW w:w="2740" w:type="dxa"/>
          </w:tcPr>
          <w:p w14:paraId="15A24E4C" w14:textId="77777777" w:rsidR="004112D5" w:rsidRDefault="00000000">
            <w:r>
              <w:t>Check</w:t>
            </w:r>
          </w:p>
        </w:tc>
        <w:tc>
          <w:tcPr>
            <w:tcW w:w="2740" w:type="dxa"/>
          </w:tcPr>
          <w:p w14:paraId="0EA273E8" w14:textId="77777777" w:rsidR="004112D5" w:rsidRDefault="00000000">
            <w:r>
              <w:t>Observed result</w:t>
            </w:r>
          </w:p>
        </w:tc>
        <w:tc>
          <w:tcPr>
            <w:tcW w:w="2740" w:type="dxa"/>
          </w:tcPr>
          <w:p w14:paraId="09454AE6" w14:textId="77777777" w:rsidR="004112D5" w:rsidRDefault="00000000">
            <w:r>
              <w:t>Status</w:t>
            </w:r>
          </w:p>
        </w:tc>
      </w:tr>
      <w:tr w:rsidR="004112D5" w14:paraId="071FDD74" w14:textId="77777777">
        <w:tc>
          <w:tcPr>
            <w:tcW w:w="2740" w:type="dxa"/>
          </w:tcPr>
          <w:p w14:paraId="21D50F7C" w14:textId="77777777" w:rsidR="004112D5" w:rsidRDefault="00000000">
            <w:r>
              <w:t>Automated tests</w:t>
            </w:r>
          </w:p>
        </w:tc>
        <w:tc>
          <w:tcPr>
            <w:tcW w:w="2740" w:type="dxa"/>
          </w:tcPr>
          <w:p w14:paraId="05BFC63E" w14:textId="77777777" w:rsidR="004112D5" w:rsidRDefault="00000000">
            <w:r>
              <w:t>22/22 across five suites</w:t>
            </w:r>
          </w:p>
        </w:tc>
        <w:tc>
          <w:tcPr>
            <w:tcW w:w="2740" w:type="dxa"/>
          </w:tcPr>
          <w:p w14:paraId="2924E2DC" w14:textId="77777777" w:rsidR="004112D5" w:rsidRDefault="00000000">
            <w:r>
              <w:t>Pass</w:t>
            </w:r>
          </w:p>
        </w:tc>
      </w:tr>
      <w:tr w:rsidR="004112D5" w14:paraId="79244E3B" w14:textId="77777777">
        <w:tc>
          <w:tcPr>
            <w:tcW w:w="2740" w:type="dxa"/>
          </w:tcPr>
          <w:p w14:paraId="6C7F6236" w14:textId="77777777" w:rsidR="004112D5" w:rsidRDefault="00000000">
            <w:r>
              <w:t>Service health</w:t>
            </w:r>
          </w:p>
        </w:tc>
        <w:tc>
          <w:tcPr>
            <w:tcW w:w="2740" w:type="dxa"/>
          </w:tcPr>
          <w:p w14:paraId="6DE79EDC" w14:textId="77777777" w:rsidR="004112D5" w:rsidRDefault="00000000">
            <w:r>
              <w:t>Ports 8000-8002 healthy</w:t>
            </w:r>
          </w:p>
        </w:tc>
        <w:tc>
          <w:tcPr>
            <w:tcW w:w="2740" w:type="dxa"/>
          </w:tcPr>
          <w:p w14:paraId="69C657D4" w14:textId="77777777" w:rsidR="004112D5" w:rsidRDefault="00000000">
            <w:r>
              <w:t>Pass</w:t>
            </w:r>
          </w:p>
        </w:tc>
      </w:tr>
      <w:tr w:rsidR="004112D5" w14:paraId="32805B1B" w14:textId="77777777">
        <w:tc>
          <w:tcPr>
            <w:tcW w:w="2740" w:type="dxa"/>
          </w:tcPr>
          <w:p w14:paraId="00DA350F" w14:textId="77777777" w:rsidR="004112D5" w:rsidRDefault="00000000">
            <w:r>
              <w:t>Batch inference</w:t>
            </w:r>
          </w:p>
        </w:tc>
        <w:tc>
          <w:tcPr>
            <w:tcW w:w="2740" w:type="dxa"/>
          </w:tcPr>
          <w:p w14:paraId="4E322B3C" w14:textId="77777777" w:rsidR="004112D5" w:rsidRDefault="00000000">
            <w:r>
              <w:t>2 inputs returned 2 predictions</w:t>
            </w:r>
          </w:p>
        </w:tc>
        <w:tc>
          <w:tcPr>
            <w:tcW w:w="2740" w:type="dxa"/>
          </w:tcPr>
          <w:p w14:paraId="75B16BC5" w14:textId="77777777" w:rsidR="004112D5" w:rsidRDefault="00000000">
            <w:r>
              <w:t>Pass</w:t>
            </w:r>
          </w:p>
        </w:tc>
      </w:tr>
      <w:tr w:rsidR="004112D5" w14:paraId="265DFBCD" w14:textId="77777777">
        <w:tc>
          <w:tcPr>
            <w:tcW w:w="2740" w:type="dxa"/>
          </w:tcPr>
          <w:p w14:paraId="0133DC13" w14:textId="77777777" w:rsidR="004112D5" w:rsidRDefault="00000000">
            <w:r>
              <w:t>Module 2 catalogue</w:t>
            </w:r>
          </w:p>
        </w:tc>
        <w:tc>
          <w:tcPr>
            <w:tcW w:w="2740" w:type="dxa"/>
          </w:tcPr>
          <w:p w14:paraId="3D8E8065" w14:textId="77777777" w:rsidR="004112D5" w:rsidRDefault="00000000">
            <w:r>
              <w:t>24 known domains</w:t>
            </w:r>
          </w:p>
        </w:tc>
        <w:tc>
          <w:tcPr>
            <w:tcW w:w="2740" w:type="dxa"/>
          </w:tcPr>
          <w:p w14:paraId="1EE08513" w14:textId="77777777" w:rsidR="004112D5" w:rsidRDefault="00000000">
            <w:r>
              <w:t>Pass</w:t>
            </w:r>
          </w:p>
        </w:tc>
      </w:tr>
      <w:tr w:rsidR="004112D5" w14:paraId="2EC08193" w14:textId="77777777">
        <w:tc>
          <w:tcPr>
            <w:tcW w:w="2740" w:type="dxa"/>
          </w:tcPr>
          <w:p w14:paraId="7E91AF66" w14:textId="77777777" w:rsidR="004112D5" w:rsidRDefault="00000000">
            <w:r>
              <w:t>Fusion</w:t>
            </w:r>
          </w:p>
        </w:tc>
        <w:tc>
          <w:tcPr>
            <w:tcW w:w="2740" w:type="dxa"/>
          </w:tcPr>
          <w:p w14:paraId="3602EAA5" w14:textId="77777777" w:rsidR="004112D5" w:rsidRDefault="00000000">
            <w:r>
              <w:t>Text-only and all-signal URL path</w:t>
            </w:r>
          </w:p>
        </w:tc>
        <w:tc>
          <w:tcPr>
            <w:tcW w:w="2740" w:type="dxa"/>
          </w:tcPr>
          <w:p w14:paraId="28F088E5" w14:textId="77777777" w:rsidR="004112D5" w:rsidRDefault="00000000">
            <w:r>
              <w:t>Pass</w:t>
            </w:r>
          </w:p>
        </w:tc>
      </w:tr>
      <w:tr w:rsidR="004112D5" w14:paraId="63508B40" w14:textId="77777777">
        <w:tc>
          <w:tcPr>
            <w:tcW w:w="2740" w:type="dxa"/>
          </w:tcPr>
          <w:p w14:paraId="2A37A9B6" w14:textId="77777777" w:rsidR="004112D5" w:rsidRDefault="00000000">
            <w:r>
              <w:t>LIME</w:t>
            </w:r>
          </w:p>
        </w:tc>
        <w:tc>
          <w:tcPr>
            <w:tcW w:w="2740" w:type="dxa"/>
          </w:tcPr>
          <w:p w14:paraId="347685A2" w14:textId="77777777" w:rsidR="004112D5" w:rsidRDefault="00000000">
            <w:r>
              <w:t>5 bilingual reasons; Module 1 scope</w:t>
            </w:r>
          </w:p>
        </w:tc>
        <w:tc>
          <w:tcPr>
            <w:tcW w:w="2740" w:type="dxa"/>
          </w:tcPr>
          <w:p w14:paraId="41F15B83" w14:textId="77777777" w:rsidR="004112D5" w:rsidRDefault="00000000">
            <w:r>
              <w:t>Pass</w:t>
            </w:r>
          </w:p>
        </w:tc>
      </w:tr>
      <w:tr w:rsidR="004112D5" w14:paraId="3A70D5A3" w14:textId="77777777">
        <w:tc>
          <w:tcPr>
            <w:tcW w:w="2740" w:type="dxa"/>
          </w:tcPr>
          <w:p w14:paraId="23FB0E36" w14:textId="77777777" w:rsidR="004112D5" w:rsidRDefault="00000000">
            <w:r>
              <w:t>LIME boundaries</w:t>
            </w:r>
          </w:p>
        </w:tc>
        <w:tc>
          <w:tcPr>
            <w:tcW w:w="2740" w:type="dxa"/>
          </w:tcPr>
          <w:p w14:paraId="715D0009" w14:textId="77777777" w:rsidR="004112D5" w:rsidRDefault="00000000">
            <w:r>
              <w:t xml:space="preserve">413 long </w:t>
            </w:r>
            <w:proofErr w:type="gramStart"/>
            <w:r>
              <w:t>text</w:t>
            </w:r>
            <w:proofErr w:type="gramEnd"/>
            <w:r>
              <w:t>; 422 no explainable word</w:t>
            </w:r>
          </w:p>
        </w:tc>
        <w:tc>
          <w:tcPr>
            <w:tcW w:w="2740" w:type="dxa"/>
          </w:tcPr>
          <w:p w14:paraId="17D751FB" w14:textId="77777777" w:rsidR="004112D5" w:rsidRDefault="00000000">
            <w:r>
              <w:t>Pass</w:t>
            </w:r>
          </w:p>
        </w:tc>
      </w:tr>
      <w:tr w:rsidR="004112D5" w14:paraId="5D5B5ABF" w14:textId="77777777">
        <w:tc>
          <w:tcPr>
            <w:tcW w:w="2740" w:type="dxa"/>
          </w:tcPr>
          <w:p w14:paraId="15C0A4AF" w14:textId="77777777" w:rsidR="004112D5" w:rsidRDefault="00000000">
            <w:r>
              <w:t>Mobile</w:t>
            </w:r>
          </w:p>
        </w:tc>
        <w:tc>
          <w:tcPr>
            <w:tcW w:w="2740" w:type="dxa"/>
          </w:tcPr>
          <w:p w14:paraId="1A7A9894" w14:textId="77777777" w:rsidR="004112D5" w:rsidRDefault="00000000">
            <w:r>
              <w:t>7 source files parse; no native build</w:t>
            </w:r>
          </w:p>
        </w:tc>
        <w:tc>
          <w:tcPr>
            <w:tcW w:w="2740" w:type="dxa"/>
          </w:tcPr>
          <w:p w14:paraId="6C3C38C9" w14:textId="77777777" w:rsidR="004112D5" w:rsidRDefault="00000000">
            <w:r>
              <w:t>Partial</w:t>
            </w:r>
          </w:p>
        </w:tc>
      </w:tr>
      <w:tr w:rsidR="004112D5" w14:paraId="2D253338" w14:textId="77777777">
        <w:tc>
          <w:tcPr>
            <w:tcW w:w="2740" w:type="dxa"/>
          </w:tcPr>
          <w:p w14:paraId="14B5489A" w14:textId="77777777" w:rsidR="004112D5" w:rsidRDefault="00000000">
            <w:r>
              <w:t>Module 3</w:t>
            </w:r>
          </w:p>
        </w:tc>
        <w:tc>
          <w:tcPr>
            <w:tcW w:w="2740" w:type="dxa"/>
          </w:tcPr>
          <w:p w14:paraId="09AEEF0D" w14:textId="77777777" w:rsidR="004112D5" w:rsidRDefault="00000000">
            <w:r>
              <w:t>No checkpoint/service; API returns 502</w:t>
            </w:r>
          </w:p>
        </w:tc>
        <w:tc>
          <w:tcPr>
            <w:tcW w:w="2740" w:type="dxa"/>
          </w:tcPr>
          <w:p w14:paraId="1715748E" w14:textId="77777777" w:rsidR="004112D5" w:rsidRDefault="00000000">
            <w:r>
              <w:t>Unavailable</w:t>
            </w:r>
          </w:p>
        </w:tc>
      </w:tr>
    </w:tbl>
    <w:p w14:paraId="74251D8D" w14:textId="77777777" w:rsidR="00967876" w:rsidRDefault="00000000">
      <w:pPr>
        <w:pStyle w:val="Heading2"/>
      </w:pPr>
      <w:bookmarkStart w:id="171" w:name="_Toc242621654"/>
      <w:bookmarkStart w:id="172" w:name="_Toc242621720"/>
      <w:bookmarkStart w:id="173" w:name="_Toc242621851"/>
      <w:bookmarkStart w:id="174" w:name="_Toc242621917"/>
      <w:r>
        <w:lastRenderedPageBreak/>
        <w:t>5.5 Deployment and operation</w:t>
      </w:r>
      <w:bookmarkEnd w:id="171"/>
      <w:bookmarkEnd w:id="172"/>
      <w:bookmarkEnd w:id="173"/>
      <w:bookmarkEnd w:id="174"/>
    </w:p>
    <w:p w14:paraId="072AB7B3" w14:textId="77777777" w:rsidR="004112D5" w:rsidRDefault="00000000">
      <w:r>
        <w:t>Verified operation is local: run sinhalacheck/run_all.py and open http://127.0.0.1:8000. Services default to loopback. A local packager smoke test produced the expected five files. The mobile client has not been started because dependency installation is incomplete.</w:t>
      </w:r>
    </w:p>
    <w:p w14:paraId="0CD60507" w14:textId="77777777" w:rsidR="004112D5" w:rsidRDefault="00000000">
      <w:r>
        <w:t>No Space was created or deployed; scope is local-only. A remote service would additionally need reachable Module 1/2 APIs and deployment configuration.</w:t>
      </w:r>
    </w:p>
    <w:p w14:paraId="42F2DDF7" w14:textId="77777777" w:rsidR="00967876" w:rsidRDefault="00000000">
      <w:pPr>
        <w:pStyle w:val="Heading1"/>
      </w:pPr>
      <w:bookmarkStart w:id="175" w:name="_Toc242621655"/>
      <w:bookmarkStart w:id="176" w:name="_Toc242621721"/>
      <w:bookmarkStart w:id="177" w:name="_Toc242621852"/>
      <w:bookmarkStart w:id="178" w:name="_Toc242621918"/>
      <w:r>
        <w:lastRenderedPageBreak/>
        <w:t>6 RESULTS AND VALIDATION</w:t>
      </w:r>
      <w:bookmarkEnd w:id="175"/>
      <w:bookmarkEnd w:id="176"/>
      <w:bookmarkEnd w:id="177"/>
      <w:bookmarkEnd w:id="178"/>
    </w:p>
    <w:p w14:paraId="7A3A1BB4" w14:textId="77777777" w:rsidR="00967876" w:rsidRDefault="00000000">
      <w:pPr>
        <w:pStyle w:val="Heading2"/>
      </w:pPr>
      <w:bookmarkStart w:id="179" w:name="_Toc242621656"/>
      <w:bookmarkStart w:id="180" w:name="_Toc242621722"/>
      <w:bookmarkStart w:id="181" w:name="_Toc242621853"/>
      <w:bookmarkStart w:id="182" w:name="_Toc242621919"/>
      <w:r>
        <w:t>6.1 Research results</w:t>
      </w:r>
      <w:bookmarkEnd w:id="179"/>
      <w:bookmarkEnd w:id="180"/>
      <w:bookmarkEnd w:id="181"/>
      <w:bookmarkEnd w:id="182"/>
    </w:p>
    <w:p w14:paraId="098B9D76" w14:textId="77777777" w:rsidR="004112D5" w:rsidRDefault="00000000">
      <w:r>
        <w:t xml:space="preserve">No human-subject study has been </w:t>
      </w:r>
      <w:proofErr w:type="gramStart"/>
      <w:r>
        <w:t>conducted</w:t>
      </w:r>
      <w:proofErr w:type="gramEnd"/>
      <w:r>
        <w:t xml:space="preserve"> and no empirical participant results are available. There are no participant characteristics, group means, p-values, or interview findings to report. The question of whether explanations improve decisions or trust remains unanswered.</w:t>
      </w:r>
    </w:p>
    <w:p w14:paraId="4C246905" w14:textId="77777777" w:rsidR="004112D5" w:rsidRDefault="00000000">
      <w:r>
        <w:t>Synthetic 40-person data are not presented as results. They test validation, balanced groups, participant-level aggregation, and report serialization only.</w:t>
      </w:r>
    </w:p>
    <w:p w14:paraId="6702A56F" w14:textId="77777777" w:rsidR="00967876" w:rsidRDefault="00000000">
      <w:pPr>
        <w:pStyle w:val="Heading2"/>
      </w:pPr>
      <w:bookmarkStart w:id="183" w:name="_Toc242621657"/>
      <w:bookmarkStart w:id="184" w:name="_Toc242621723"/>
      <w:bookmarkStart w:id="185" w:name="_Toc242621854"/>
      <w:bookmarkStart w:id="186" w:name="_Toc242621920"/>
      <w:r>
        <w:t>6.2 Product and technical results</w:t>
      </w:r>
      <w:bookmarkEnd w:id="183"/>
      <w:bookmarkEnd w:id="184"/>
      <w:bookmarkEnd w:id="185"/>
      <w:bookmarkEnd w:id="186"/>
    </w:p>
    <w:p w14:paraId="2BDDC4A7" w14:textId="77777777" w:rsidR="004112D5" w:rsidRDefault="00000000">
      <w:r>
        <w:t xml:space="preserve">Fusion and its two required local </w:t>
      </w:r>
      <w:proofErr w:type="spellStart"/>
      <w:r>
        <w:t>upstreams</w:t>
      </w:r>
      <w:proofErr w:type="spellEnd"/>
      <w:r>
        <w:t xml:space="preserve"> reported healthy. Batch inference returned two predictions for two inputs; Module 2's source catalogue returned 24 known domains. Text-only fusion used content alone; a URL-backed call exercised content, source, and temporal signals.</w:t>
      </w:r>
    </w:p>
    <w:p w14:paraId="75CDFA5B" w14:textId="77777777" w:rsidR="004112D5" w:rsidRDefault="00000000">
      <w:r>
        <w:t>A live explanation request returned five English/Sinhala reasons with scope module1_content_model. This verifies response integration, not linguistic quality, stability, or truthfulness.</w:t>
      </w:r>
    </w:p>
    <w:p w14:paraId="47BEF747" w14:textId="77777777" w:rsidR="00967876" w:rsidRDefault="00000000">
      <w:pPr>
        <w:pStyle w:val="Heading2"/>
      </w:pPr>
      <w:bookmarkStart w:id="187" w:name="_Toc242621658"/>
      <w:bookmarkStart w:id="188" w:name="_Toc242621724"/>
      <w:bookmarkStart w:id="189" w:name="_Toc242621855"/>
      <w:bookmarkStart w:id="190" w:name="_Toc242621921"/>
      <w:r>
        <w:t>6.3 User or stakeholder validation</w:t>
      </w:r>
      <w:bookmarkEnd w:id="187"/>
      <w:bookmarkEnd w:id="188"/>
      <w:bookmarkEnd w:id="189"/>
      <w:bookmarkEnd w:id="190"/>
    </w:p>
    <w:p w14:paraId="7A0A5E08" w14:textId="77777777" w:rsidR="004112D5" w:rsidRDefault="00000000">
      <w:r>
        <w:t>No user acceptance testing, stakeholder interviews, or mobile device tests are evidenced. Seven JavaScript/JSX files parsed, but Expo dependencies are incomplete and no Android/iOS runtime was verified. Usability, accessibility, translation quality, and comprehension remain unevaluated.</w:t>
      </w:r>
    </w:p>
    <w:p w14:paraId="0C944D5A" w14:textId="77777777" w:rsidR="00967876" w:rsidRDefault="00000000">
      <w:pPr>
        <w:pStyle w:val="Heading2"/>
      </w:pPr>
      <w:bookmarkStart w:id="191" w:name="_Toc242621659"/>
      <w:bookmarkStart w:id="192" w:name="_Toc242621725"/>
      <w:bookmarkStart w:id="193" w:name="_Toc242621856"/>
      <w:bookmarkStart w:id="194" w:name="_Toc242621922"/>
      <w:r>
        <w:t>6.4 Integration results</w:t>
      </w:r>
      <w:bookmarkEnd w:id="191"/>
      <w:bookmarkEnd w:id="192"/>
      <w:bookmarkEnd w:id="193"/>
      <w:bookmarkEnd w:id="194"/>
    </w:p>
    <w:p w14:paraId="7AC6452D" w14:textId="77777777" w:rsidR="004112D5" w:rsidRDefault="00000000">
      <w:r>
        <w:t>Live local requests exercised Module 1 and Module 2 through Fusion. An old test publication date produced a temporal warning; this verifies wiring and response shape, not temporal-model accuracy or a news claim. The optional XLM-R proxy returned 502 because its checkpoint/service is unavailable.</w:t>
      </w:r>
    </w:p>
    <w:p w14:paraId="2358BB52" w14:textId="77777777" w:rsidR="004112D5" w:rsidRDefault="00000000">
      <w:r>
        <w:t>The default route works without LIME, and the local deployment packager generated five expected files. Package generation is not remote deployment.</w:t>
      </w:r>
    </w:p>
    <w:p w14:paraId="25AD1DEB" w14:textId="77777777" w:rsidR="00967876" w:rsidRDefault="00000000">
      <w:pPr>
        <w:pStyle w:val="Heading2"/>
      </w:pPr>
      <w:bookmarkStart w:id="195" w:name="_Toc242621660"/>
      <w:bookmarkStart w:id="196" w:name="_Toc242621726"/>
      <w:bookmarkStart w:id="197" w:name="_Toc242621857"/>
      <w:bookmarkStart w:id="198" w:name="_Toc242621923"/>
      <w:r>
        <w:lastRenderedPageBreak/>
        <w:t>6.5 Summary of findings</w:t>
      </w:r>
      <w:bookmarkEnd w:id="195"/>
      <w:bookmarkEnd w:id="196"/>
      <w:bookmarkEnd w:id="197"/>
      <w:bookmarkEnd w:id="198"/>
    </w:p>
    <w:p w14:paraId="1E1708E4" w14:textId="77777777" w:rsidR="004112D5" w:rsidRDefault="00000000">
      <w:r>
        <w:t xml:space="preserve">Local Fusion, LIME, test suites, and packaging are supported by automated and live checks. Mobile source is implemented and </w:t>
      </w:r>
      <w:proofErr w:type="spellStart"/>
      <w:r>
        <w:t>parseable</w:t>
      </w:r>
      <w:proofErr w:type="spellEnd"/>
      <w:r>
        <w:t xml:space="preserve"> but not built. Module 3 checkpoint, reviewed </w:t>
      </w:r>
      <w:proofErr w:type="gramStart"/>
      <w:r>
        <w:t>stimuli</w:t>
      </w:r>
      <w:proofErr w:type="gramEnd"/>
      <w:r>
        <w:t>, ethics approval, human-subject study, and hosted service are unavailable. Combined scores are provisional.</w:t>
      </w:r>
    </w:p>
    <w:p w14:paraId="22777189" w14:textId="77777777" w:rsidR="00967876" w:rsidRDefault="00000000">
      <w:pPr>
        <w:pStyle w:val="Heading1"/>
      </w:pPr>
      <w:bookmarkStart w:id="199" w:name="_Toc242621661"/>
      <w:bookmarkStart w:id="200" w:name="_Toc242621727"/>
      <w:bookmarkStart w:id="201" w:name="_Toc242621858"/>
      <w:bookmarkStart w:id="202" w:name="_Toc242621924"/>
      <w:r>
        <w:lastRenderedPageBreak/>
        <w:t xml:space="preserve">7 </w:t>
      </w:r>
      <w:proofErr w:type="gramStart"/>
      <w:r>
        <w:t>DISCUSSION</w:t>
      </w:r>
      <w:bookmarkEnd w:id="199"/>
      <w:bookmarkEnd w:id="200"/>
      <w:bookmarkEnd w:id="201"/>
      <w:bookmarkEnd w:id="202"/>
      <w:proofErr w:type="gramEnd"/>
    </w:p>
    <w:p w14:paraId="5B4B5A3A" w14:textId="77777777" w:rsidR="00967876" w:rsidRDefault="00000000">
      <w:pPr>
        <w:pStyle w:val="Heading2"/>
      </w:pPr>
      <w:bookmarkStart w:id="203" w:name="_Toc242621662"/>
      <w:bookmarkStart w:id="204" w:name="_Toc242621728"/>
      <w:bookmarkStart w:id="205" w:name="_Toc242621859"/>
      <w:bookmarkStart w:id="206" w:name="_Toc242621925"/>
      <w:r>
        <w:t>7.1 Interpretation of findings</w:t>
      </w:r>
      <w:bookmarkEnd w:id="203"/>
      <w:bookmarkEnd w:id="204"/>
      <w:bookmarkEnd w:id="205"/>
      <w:bookmarkEnd w:id="206"/>
    </w:p>
    <w:p w14:paraId="74BCCCF8" w14:textId="77777777" w:rsidR="004112D5" w:rsidRDefault="00000000">
      <w:r>
        <w:t>Tests support an engineering conclusion: HTTP services compose, missing signals are disclosed and excluded, and optional explanations can be generated from Module 1 batch predictions. They do not establish detection reliability or a user benefit.</w:t>
      </w:r>
    </w:p>
    <w:p w14:paraId="1C4B0F1A" w14:textId="77777777" w:rsidR="00967876" w:rsidRDefault="00000000">
      <w:pPr>
        <w:pStyle w:val="Heading2"/>
      </w:pPr>
      <w:bookmarkStart w:id="207" w:name="_Toc242621663"/>
      <w:bookmarkStart w:id="208" w:name="_Toc242621729"/>
      <w:bookmarkStart w:id="209" w:name="_Toc242621860"/>
      <w:bookmarkStart w:id="210" w:name="_Toc242621926"/>
      <w:r>
        <w:t>7.2 Comparison with literature baselines and existing solutions</w:t>
      </w:r>
      <w:bookmarkEnd w:id="207"/>
      <w:bookmarkEnd w:id="208"/>
      <w:bookmarkEnd w:id="209"/>
      <w:bookmarkEnd w:id="210"/>
    </w:p>
    <w:p w14:paraId="0A104480" w14:textId="77777777" w:rsidR="004112D5" w:rsidRDefault="00000000">
      <w:r>
        <w:t>This implementation applies LIME (Ribeiro, Singh and Guestrin, 2016) while following cautions that plausible explanations may not faithfully represent a model (Doshi-Velez and Kim, 2017; Lipton, 2018; Miller, 2019). It does not benchmark against SHAP, other detectors, or participant baselines.</w:t>
      </w:r>
    </w:p>
    <w:p w14:paraId="2D20A676" w14:textId="77777777" w:rsidR="004112D5" w:rsidRDefault="00000000">
      <w:r>
        <w:t xml:space="preserve">The repository reports Module 1 metrics from a separate cross-validation experiment. Those binary </w:t>
      </w:r>
      <w:proofErr w:type="spellStart"/>
      <w:r>
        <w:t>LaBSE</w:t>
      </w:r>
      <w:proofErr w:type="spellEnd"/>
      <w:r>
        <w:t xml:space="preserve"> results were not recalculated here and are not comparable with Fusion smoke-test scores. No comparative Fusion accuracy is claimed.</w:t>
      </w:r>
    </w:p>
    <w:p w14:paraId="39086B90" w14:textId="77777777" w:rsidR="00967876" w:rsidRDefault="00000000">
      <w:pPr>
        <w:pStyle w:val="Heading2"/>
      </w:pPr>
      <w:bookmarkStart w:id="211" w:name="_Toc242621664"/>
      <w:bookmarkStart w:id="212" w:name="_Toc242621730"/>
      <w:bookmarkStart w:id="213" w:name="_Toc242621861"/>
      <w:bookmarkStart w:id="214" w:name="_Toc242621927"/>
      <w:r>
        <w:t>7.3 Research contribution</w:t>
      </w:r>
      <w:bookmarkEnd w:id="211"/>
      <w:bookmarkEnd w:id="212"/>
      <w:bookmarkEnd w:id="213"/>
      <w:bookmarkEnd w:id="214"/>
    </w:p>
    <w:p w14:paraId="589ECD0A" w14:textId="77777777" w:rsidR="004112D5" w:rsidRDefault="00000000">
      <w:r>
        <w:t>The present research contribution is an implemented, testable protocol and tooling path for evaluating explanation effects, with explicit separation between model explanations and source/temporal evidence. Human-subject findings remain future work.</w:t>
      </w:r>
    </w:p>
    <w:p w14:paraId="645BBBAB" w14:textId="77777777" w:rsidR="00967876" w:rsidRDefault="00000000">
      <w:pPr>
        <w:pStyle w:val="Heading2"/>
      </w:pPr>
      <w:bookmarkStart w:id="215" w:name="_Toc242621665"/>
      <w:bookmarkStart w:id="216" w:name="_Toc242621731"/>
      <w:bookmarkStart w:id="217" w:name="_Toc242621862"/>
      <w:bookmarkStart w:id="218" w:name="_Toc242621928"/>
      <w:r>
        <w:t>7.4 Product contribution</w:t>
      </w:r>
      <w:bookmarkEnd w:id="215"/>
      <w:bookmarkEnd w:id="216"/>
      <w:bookmarkEnd w:id="217"/>
      <w:bookmarkEnd w:id="218"/>
    </w:p>
    <w:p w14:paraId="5F2CE01B" w14:textId="77777777" w:rsidR="004112D5" w:rsidRDefault="00000000">
      <w:r>
        <w:t>Product work includes bounded batch inference, opt-in bilingual LIME, signal/provenance disclosure, a browser control, mobile source, local history, and guarded study utilities. A native build and hosted endpoint are not verified.</w:t>
      </w:r>
    </w:p>
    <w:p w14:paraId="3BBD0E6E" w14:textId="77777777" w:rsidR="00967876" w:rsidRDefault="00000000">
      <w:pPr>
        <w:pStyle w:val="Heading2"/>
      </w:pPr>
      <w:bookmarkStart w:id="219" w:name="_Toc242621666"/>
      <w:bookmarkStart w:id="220" w:name="_Toc242621732"/>
      <w:bookmarkStart w:id="221" w:name="_Toc242621863"/>
      <w:bookmarkStart w:id="222" w:name="_Toc242621929"/>
      <w:r>
        <w:t>7.5 Limitations and threats to validity</w:t>
      </w:r>
      <w:bookmarkEnd w:id="219"/>
      <w:bookmarkEnd w:id="220"/>
      <w:bookmarkEnd w:id="221"/>
      <w:bookmarkEnd w:id="222"/>
    </w:p>
    <w:p w14:paraId="579E6617" w14:textId="77777777" w:rsidR="004112D5" w:rsidRDefault="00000000">
      <w:r>
        <w:t xml:space="preserve">Fusion weights are placeholders; Module 1 can be wrong; source coverage and date inputs are limited; LIME is local and </w:t>
      </w:r>
      <w:proofErr w:type="gramStart"/>
      <w:r>
        <w:t>perturbation-dependent</w:t>
      </w:r>
      <w:proofErr w:type="gramEnd"/>
      <w:r>
        <w:t>. The system is not an authority or a truth-verification service.</w:t>
      </w:r>
    </w:p>
    <w:p w14:paraId="72BF6AFA" w14:textId="77777777" w:rsidR="004112D5" w:rsidRDefault="00000000">
      <w:r>
        <w:lastRenderedPageBreak/>
        <w:t xml:space="preserve">Mobile dependencies failed </w:t>
      </w:r>
      <w:proofErr w:type="gramStart"/>
      <w:r>
        <w:t>secure</w:t>
      </w:r>
      <w:proofErr w:type="gramEnd"/>
      <w:r>
        <w:t xml:space="preserve"> registry verification; no native build was tested. Module 3 lacks a checkpoint. Packaging is not hosting. No approved study, validated item pack, or participant evidence is available, so no efficacy or usability conclusion is possible.</w:t>
      </w:r>
    </w:p>
    <w:p w14:paraId="3DB2D813" w14:textId="77777777" w:rsidR="00967876" w:rsidRDefault="00000000">
      <w:pPr>
        <w:pStyle w:val="Heading2"/>
      </w:pPr>
      <w:bookmarkStart w:id="223" w:name="_Toc242621667"/>
      <w:bookmarkStart w:id="224" w:name="_Toc242621733"/>
      <w:bookmarkStart w:id="225" w:name="_Toc242621864"/>
      <w:bookmarkStart w:id="226" w:name="_Toc242621930"/>
      <w:r>
        <w:t>7.6 Implications</w:t>
      </w:r>
      <w:bookmarkEnd w:id="223"/>
      <w:bookmarkEnd w:id="224"/>
      <w:bookmarkEnd w:id="225"/>
      <w:bookmarkEnd w:id="226"/>
    </w:p>
    <w:p w14:paraId="3477E4DE" w14:textId="77777777" w:rsidR="004112D5" w:rsidRDefault="00000000">
      <w:r>
        <w:t xml:space="preserve">Developers should disclose provenance and missingness. Users should treat explanations as local model </w:t>
      </w:r>
      <w:proofErr w:type="spellStart"/>
      <w:r>
        <w:t>behaviour</w:t>
      </w:r>
      <w:proofErr w:type="spellEnd"/>
      <w:r>
        <w:t xml:space="preserve"> and check reliable sources. Researchers must distinguish software smoke tests and synthetic fixtures from model evaluation and human-subject evidence.</w:t>
      </w:r>
    </w:p>
    <w:p w14:paraId="7693EFC9" w14:textId="77777777" w:rsidR="004112D5" w:rsidRDefault="00000000">
      <w:pPr>
        <w:pStyle w:val="Heading2"/>
      </w:pPr>
      <w:bookmarkStart w:id="227" w:name="_Toc242621668"/>
      <w:bookmarkStart w:id="228" w:name="_Toc242621734"/>
      <w:bookmarkStart w:id="229" w:name="_Toc242621865"/>
      <w:bookmarkStart w:id="230" w:name="_Toc242621931"/>
      <w:r>
        <w:t>8.1 Value proposition and target users</w:t>
      </w:r>
      <w:bookmarkEnd w:id="227"/>
      <w:bookmarkEnd w:id="228"/>
      <w:bookmarkEnd w:id="229"/>
      <w:bookmarkEnd w:id="230"/>
    </w:p>
    <w:p w14:paraId="2462FBBD" w14:textId="77777777" w:rsidR="004112D5" w:rsidRDefault="00000000">
      <w:r>
        <w:t xml:space="preserve">The proposed value is a first-pass Sinhala claim review that presents content score, available source/temporal context, and optional model-local reasons. Potential users include Sinhala-speaking readers, media-literacy educators, and </w:t>
      </w:r>
      <w:proofErr w:type="gramStart"/>
      <w:r>
        <w:t>fact-checkers</w:t>
      </w:r>
      <w:proofErr w:type="gramEnd"/>
      <w:r>
        <w:t>; demand has not been studied.</w:t>
      </w:r>
    </w:p>
    <w:p w14:paraId="0460561C" w14:textId="77777777" w:rsidR="004112D5" w:rsidRDefault="00000000">
      <w:pPr>
        <w:pStyle w:val="Heading2"/>
      </w:pPr>
      <w:bookmarkStart w:id="231" w:name="_Toc242621669"/>
      <w:bookmarkStart w:id="232" w:name="_Toc242621735"/>
      <w:bookmarkStart w:id="233" w:name="_Toc242621866"/>
      <w:bookmarkStart w:id="234" w:name="_Toc242621932"/>
      <w:r>
        <w:t>8.2 Market and competitive position</w:t>
      </w:r>
      <w:bookmarkEnd w:id="231"/>
      <w:bookmarkEnd w:id="232"/>
      <w:bookmarkEnd w:id="233"/>
      <w:bookmarkEnd w:id="234"/>
    </w:p>
    <w:p w14:paraId="7ED4187B" w14:textId="77777777" w:rsidR="004112D5" w:rsidRDefault="00000000">
      <w:r>
        <w:t>The differentiating goal is Sinhala-oriented multi-signal presentation with explicit missingness and explanation scope. No market sizing, competitive benchmark, or usability study is available. Scores should not be marketed as verified truth labels.</w:t>
      </w:r>
    </w:p>
    <w:p w14:paraId="29BC1C3F" w14:textId="77777777" w:rsidR="004112D5" w:rsidRDefault="00000000">
      <w:pPr>
        <w:pStyle w:val="Heading2"/>
      </w:pPr>
      <w:bookmarkStart w:id="235" w:name="_Toc242621670"/>
      <w:bookmarkStart w:id="236" w:name="_Toc242621736"/>
      <w:bookmarkStart w:id="237" w:name="_Toc242621867"/>
      <w:bookmarkStart w:id="238" w:name="_Toc242621933"/>
      <w:r>
        <w:t>8.3 Business or sustainability model</w:t>
      </w:r>
      <w:bookmarkEnd w:id="235"/>
      <w:bookmarkEnd w:id="236"/>
      <w:bookmarkEnd w:id="237"/>
      <w:bookmarkEnd w:id="238"/>
    </w:p>
    <w:p w14:paraId="30947694" w14:textId="77777777" w:rsidR="004112D5" w:rsidRDefault="00000000">
      <w:r>
        <w:t>Potential future support could come from open academic maintenance or institutional partnerships, subject to privacy and operating-cost review. Hosting costs, request costs, licensing agreements, and revenue have not been measured.</w:t>
      </w:r>
    </w:p>
    <w:p w14:paraId="4A95CF80" w14:textId="77777777" w:rsidR="004112D5" w:rsidRDefault="00000000">
      <w:pPr>
        <w:pStyle w:val="Heading2"/>
      </w:pPr>
      <w:bookmarkStart w:id="239" w:name="_Toc242621671"/>
      <w:bookmarkStart w:id="240" w:name="_Toc242621737"/>
      <w:bookmarkStart w:id="241" w:name="_Toc242621868"/>
      <w:bookmarkStart w:id="242" w:name="_Toc242621934"/>
      <w:r>
        <w:t>8.4 Scalability intellectual property and compliance</w:t>
      </w:r>
      <w:bookmarkEnd w:id="239"/>
      <w:bookmarkEnd w:id="240"/>
      <w:bookmarkEnd w:id="241"/>
      <w:bookmarkEnd w:id="242"/>
    </w:p>
    <w:p w14:paraId="70464321" w14:textId="77777777" w:rsidR="004112D5" w:rsidRDefault="00000000">
      <w:r>
        <w:t xml:space="preserve">Independent HTTP services can be scaled separately, but LIME adds inference calls and latency. No scaling benchmark was run. Broader release needs </w:t>
      </w:r>
      <w:proofErr w:type="spellStart"/>
      <w:r>
        <w:t>licence</w:t>
      </w:r>
      <w:proofErr w:type="spellEnd"/>
      <w:r>
        <w:t>/data-protection review, authentication, abuse controls, monitoring, and clear user disclaimers.</w:t>
      </w:r>
    </w:p>
    <w:p w14:paraId="528A3CD4" w14:textId="77777777" w:rsidR="004112D5" w:rsidRDefault="00000000">
      <w:pPr>
        <w:pStyle w:val="Heading2"/>
      </w:pPr>
      <w:bookmarkStart w:id="243" w:name="_Toc242621672"/>
      <w:bookmarkStart w:id="244" w:name="_Toc242621738"/>
      <w:bookmarkStart w:id="245" w:name="_Toc242621869"/>
      <w:bookmarkStart w:id="246" w:name="_Toc242621935"/>
      <w:r>
        <w:lastRenderedPageBreak/>
        <w:t>8.5 Contribution to the Sustainable Development Goals</w:t>
      </w:r>
      <w:bookmarkEnd w:id="243"/>
      <w:bookmarkEnd w:id="244"/>
      <w:bookmarkEnd w:id="245"/>
      <w:bookmarkEnd w:id="246"/>
    </w:p>
    <w:p w14:paraId="1C4C63F7" w14:textId="77777777" w:rsidR="004112D5" w:rsidRDefault="00000000">
      <w:r>
        <w:t>The intended use may align with SDG 16 through responsible access to information and SDG 4 through media literacy. This is an intended alignment, not measured social impact.</w:t>
      </w:r>
    </w:p>
    <w:p w14:paraId="29BC3F7D" w14:textId="67547862" w:rsidR="00967876" w:rsidRDefault="00CB1A7E">
      <w:pPr>
        <w:pStyle w:val="Heading1"/>
      </w:pPr>
      <w:bookmarkStart w:id="247" w:name="_Toc242621673"/>
      <w:bookmarkStart w:id="248" w:name="_Toc242621739"/>
      <w:bookmarkStart w:id="249" w:name="_Toc242621870"/>
      <w:bookmarkStart w:id="250" w:name="_Toc242621936"/>
      <w:r>
        <w:lastRenderedPageBreak/>
        <w:t>9 CONCLUSION AND FUTURE DIRECTIONS</w:t>
      </w:r>
      <w:bookmarkEnd w:id="247"/>
      <w:bookmarkEnd w:id="248"/>
      <w:bookmarkEnd w:id="249"/>
      <w:bookmarkEnd w:id="250"/>
    </w:p>
    <w:p w14:paraId="35DC7135" w14:textId="15A00133" w:rsidR="00967876" w:rsidRDefault="00CB1A7E">
      <w:pPr>
        <w:pStyle w:val="Heading2"/>
      </w:pPr>
      <w:bookmarkStart w:id="251" w:name="_Toc242621674"/>
      <w:bookmarkStart w:id="252" w:name="_Toc242621740"/>
      <w:bookmarkStart w:id="253" w:name="_Toc242621871"/>
      <w:bookmarkStart w:id="254" w:name="_Toc242621937"/>
      <w:r>
        <w:t>9.1 Conclusion</w:t>
      </w:r>
      <w:bookmarkEnd w:id="251"/>
      <w:bookmarkEnd w:id="252"/>
      <w:bookmarkEnd w:id="253"/>
      <w:bookmarkEnd w:id="254"/>
    </w:p>
    <w:p w14:paraId="39A3B121" w14:textId="77777777" w:rsidR="004112D5" w:rsidRDefault="00000000">
      <w:r>
        <w:t xml:space="preserve">This thesis documents local score fusion, opt-in LIME grounded in Module 1 predictions, a browser interface, mobile source, study utilities, and a local packaging helper. Live requests and automated tests demonstrate software </w:t>
      </w:r>
      <w:proofErr w:type="spellStart"/>
      <w:r>
        <w:t>behaviour</w:t>
      </w:r>
      <w:proofErr w:type="spellEnd"/>
      <w:r>
        <w:t>, not classifier truthfulness, user benefit, a completed native build, hosting, or study results.</w:t>
      </w:r>
    </w:p>
    <w:p w14:paraId="5E9B5566" w14:textId="54FAC9B3" w:rsidR="00967876" w:rsidRDefault="00CB1A7E">
      <w:pPr>
        <w:pStyle w:val="Heading2"/>
      </w:pPr>
      <w:bookmarkStart w:id="255" w:name="_Toc242621675"/>
      <w:bookmarkStart w:id="256" w:name="_Toc242621741"/>
      <w:bookmarkStart w:id="257" w:name="_Toc242621872"/>
      <w:bookmarkStart w:id="258" w:name="_Toc242621938"/>
      <w:r>
        <w:t>9.2 Achievement of objectives</w:t>
      </w:r>
      <w:bookmarkEnd w:id="255"/>
      <w:bookmarkEnd w:id="256"/>
      <w:bookmarkEnd w:id="257"/>
      <w:bookmarkEnd w:id="258"/>
    </w:p>
    <w:p w14:paraId="57CF13E2" w14:textId="0DFC6333" w:rsidR="004112D5" w:rsidRDefault="00000000">
      <w:pPr>
        <w:pStyle w:val="Caption"/>
      </w:pPr>
      <w:bookmarkStart w:id="259" w:name="_Toc242621757"/>
      <w:bookmarkStart w:id="260" w:name="_Toc242621762"/>
      <w:bookmarkStart w:id="261" w:name="_Toc242621954"/>
      <w:bookmarkStart w:id="262" w:name="_Toc242621959"/>
      <w:r>
        <w:t xml:space="preserve">Table </w:t>
      </w:r>
      <w:r>
        <w:fldChar w:fldCharType="begin"/>
      </w:r>
      <w:r>
        <w:instrText>SEQ Table \* ARABIC</w:instrText>
      </w:r>
      <w:r>
        <w:fldChar w:fldCharType="separate"/>
      </w:r>
      <w:r w:rsidR="00C73A1E">
        <w:rPr>
          <w:noProof/>
        </w:rPr>
        <w:t>5</w:t>
      </w:r>
      <w:r>
        <w:fldChar w:fldCharType="end"/>
      </w:r>
      <w:r>
        <w:t>: Objective status against evidence</w:t>
      </w:r>
      <w:bookmarkEnd w:id="259"/>
      <w:bookmarkEnd w:id="260"/>
      <w:bookmarkEnd w:id="261"/>
      <w:bookmarkEnd w:id="262"/>
    </w:p>
    <w:tbl>
      <w:tblPr>
        <w:tblStyle w:val="TableGrid"/>
        <w:tblW w:w="0" w:type="auto"/>
        <w:tblLook w:val="04A0" w:firstRow="1" w:lastRow="0" w:firstColumn="1" w:lastColumn="0" w:noHBand="0" w:noVBand="1"/>
      </w:tblPr>
      <w:tblGrid>
        <w:gridCol w:w="2740"/>
        <w:gridCol w:w="2740"/>
        <w:gridCol w:w="2740"/>
      </w:tblGrid>
      <w:tr w:rsidR="004112D5" w14:paraId="526D596C" w14:textId="77777777">
        <w:tc>
          <w:tcPr>
            <w:tcW w:w="2740" w:type="dxa"/>
          </w:tcPr>
          <w:p w14:paraId="3E3A9739" w14:textId="77777777" w:rsidR="004112D5" w:rsidRDefault="00000000">
            <w:r>
              <w:t>Objective</w:t>
            </w:r>
          </w:p>
        </w:tc>
        <w:tc>
          <w:tcPr>
            <w:tcW w:w="2740" w:type="dxa"/>
          </w:tcPr>
          <w:p w14:paraId="68C8428B" w14:textId="77777777" w:rsidR="004112D5" w:rsidRDefault="00000000">
            <w:r>
              <w:t>Status</w:t>
            </w:r>
          </w:p>
        </w:tc>
        <w:tc>
          <w:tcPr>
            <w:tcW w:w="2740" w:type="dxa"/>
          </w:tcPr>
          <w:p w14:paraId="65ADAA5B" w14:textId="77777777" w:rsidR="004112D5" w:rsidRDefault="00000000">
            <w:r>
              <w:t>Evidence</w:t>
            </w:r>
          </w:p>
        </w:tc>
      </w:tr>
      <w:tr w:rsidR="004112D5" w14:paraId="69FD0318" w14:textId="77777777">
        <w:tc>
          <w:tcPr>
            <w:tcW w:w="2740" w:type="dxa"/>
          </w:tcPr>
          <w:p w14:paraId="480C6172" w14:textId="77777777" w:rsidR="004112D5" w:rsidRDefault="00000000">
            <w:r>
              <w:t>Integrate local services</w:t>
            </w:r>
          </w:p>
        </w:tc>
        <w:tc>
          <w:tcPr>
            <w:tcW w:w="2740" w:type="dxa"/>
          </w:tcPr>
          <w:p w14:paraId="1E032AC2" w14:textId="77777777" w:rsidR="004112D5" w:rsidRDefault="00000000">
            <w:r>
              <w:t>Implemented/</w:t>
            </w:r>
            <w:proofErr w:type="gramStart"/>
            <w:r>
              <w:t>live-tested</w:t>
            </w:r>
            <w:proofErr w:type="gramEnd"/>
          </w:p>
        </w:tc>
        <w:tc>
          <w:tcPr>
            <w:tcW w:w="2740" w:type="dxa"/>
          </w:tcPr>
          <w:p w14:paraId="7A8C0DDE" w14:textId="77777777" w:rsidR="004112D5" w:rsidRDefault="00000000">
            <w:r>
              <w:t>Text-only and URL requests</w:t>
            </w:r>
          </w:p>
        </w:tc>
      </w:tr>
      <w:tr w:rsidR="004112D5" w14:paraId="5D8977B5" w14:textId="77777777">
        <w:tc>
          <w:tcPr>
            <w:tcW w:w="2740" w:type="dxa"/>
          </w:tcPr>
          <w:p w14:paraId="2A6C9CE4" w14:textId="77777777" w:rsidR="004112D5" w:rsidRDefault="00000000">
            <w:r>
              <w:t>Expose missingness/provenance</w:t>
            </w:r>
          </w:p>
        </w:tc>
        <w:tc>
          <w:tcPr>
            <w:tcW w:w="2740" w:type="dxa"/>
          </w:tcPr>
          <w:p w14:paraId="23CBA342" w14:textId="77777777" w:rsidR="004112D5" w:rsidRDefault="00000000">
            <w:r>
              <w:t>Implemented</w:t>
            </w:r>
          </w:p>
        </w:tc>
        <w:tc>
          <w:tcPr>
            <w:tcW w:w="2740" w:type="dxa"/>
          </w:tcPr>
          <w:p w14:paraId="5642D8F1" w14:textId="77777777" w:rsidR="004112D5" w:rsidRDefault="00000000">
            <w:r>
              <w:t>Placeholder weight provenance disclosed</w:t>
            </w:r>
          </w:p>
        </w:tc>
      </w:tr>
      <w:tr w:rsidR="004112D5" w14:paraId="2796DD4C" w14:textId="77777777">
        <w:tc>
          <w:tcPr>
            <w:tcW w:w="2740" w:type="dxa"/>
          </w:tcPr>
          <w:p w14:paraId="7DC232A4" w14:textId="77777777" w:rsidR="004112D5" w:rsidRDefault="00000000">
            <w:r>
              <w:t>Add bilingual LIME</w:t>
            </w:r>
          </w:p>
        </w:tc>
        <w:tc>
          <w:tcPr>
            <w:tcW w:w="2740" w:type="dxa"/>
          </w:tcPr>
          <w:p w14:paraId="1E1DC041" w14:textId="77777777" w:rsidR="004112D5" w:rsidRDefault="00000000">
            <w:r>
              <w:t>Implemented/</w:t>
            </w:r>
            <w:proofErr w:type="gramStart"/>
            <w:r>
              <w:t>live-tested</w:t>
            </w:r>
            <w:proofErr w:type="gramEnd"/>
          </w:p>
        </w:tc>
        <w:tc>
          <w:tcPr>
            <w:tcW w:w="2740" w:type="dxa"/>
          </w:tcPr>
          <w:p w14:paraId="76654F0F" w14:textId="77777777" w:rsidR="004112D5" w:rsidRDefault="00000000">
            <w:r>
              <w:t>Up to five content-model reasons</w:t>
            </w:r>
          </w:p>
        </w:tc>
      </w:tr>
      <w:tr w:rsidR="004112D5" w14:paraId="241A7648" w14:textId="77777777">
        <w:tc>
          <w:tcPr>
            <w:tcW w:w="2740" w:type="dxa"/>
          </w:tcPr>
          <w:p w14:paraId="61B48759" w14:textId="77777777" w:rsidR="004112D5" w:rsidRDefault="00000000">
            <w:r>
              <w:t>Build mobile app</w:t>
            </w:r>
          </w:p>
        </w:tc>
        <w:tc>
          <w:tcPr>
            <w:tcW w:w="2740" w:type="dxa"/>
          </w:tcPr>
          <w:p w14:paraId="65B939E5" w14:textId="77777777" w:rsidR="004112D5" w:rsidRDefault="00000000">
            <w:r>
              <w:t>Source only; unverified</w:t>
            </w:r>
          </w:p>
        </w:tc>
        <w:tc>
          <w:tcPr>
            <w:tcW w:w="2740" w:type="dxa"/>
          </w:tcPr>
          <w:p w14:paraId="0DEEFADC" w14:textId="77777777" w:rsidR="004112D5" w:rsidRDefault="00000000">
            <w:r>
              <w:t>JavaScript/JSX parses; Expo install incomplete</w:t>
            </w:r>
          </w:p>
        </w:tc>
      </w:tr>
      <w:tr w:rsidR="004112D5" w14:paraId="3C78CCEB" w14:textId="77777777">
        <w:tc>
          <w:tcPr>
            <w:tcW w:w="2740" w:type="dxa"/>
          </w:tcPr>
          <w:p w14:paraId="26387004" w14:textId="77777777" w:rsidR="004112D5" w:rsidRDefault="00000000">
            <w:r>
              <w:t>Prepare study workflow</w:t>
            </w:r>
          </w:p>
        </w:tc>
        <w:tc>
          <w:tcPr>
            <w:tcW w:w="2740" w:type="dxa"/>
          </w:tcPr>
          <w:p w14:paraId="5E2E0458" w14:textId="77777777" w:rsidR="004112D5" w:rsidRDefault="00000000">
            <w:r>
              <w:t>Tools only</w:t>
            </w:r>
          </w:p>
        </w:tc>
        <w:tc>
          <w:tcPr>
            <w:tcW w:w="2740" w:type="dxa"/>
          </w:tcPr>
          <w:p w14:paraId="26699B55" w14:textId="77777777" w:rsidR="004112D5" w:rsidRDefault="00000000">
            <w:r>
              <w:t>No approval, reviewed pack, or study</w:t>
            </w:r>
          </w:p>
        </w:tc>
      </w:tr>
      <w:tr w:rsidR="004112D5" w14:paraId="647E7664" w14:textId="77777777">
        <w:tc>
          <w:tcPr>
            <w:tcW w:w="2740" w:type="dxa"/>
          </w:tcPr>
          <w:p w14:paraId="015A2054" w14:textId="77777777" w:rsidR="004112D5" w:rsidRDefault="00000000">
            <w:r>
              <w:t>Package deployment</w:t>
            </w:r>
          </w:p>
        </w:tc>
        <w:tc>
          <w:tcPr>
            <w:tcW w:w="2740" w:type="dxa"/>
          </w:tcPr>
          <w:p w14:paraId="7996D888" w14:textId="77777777" w:rsidR="004112D5" w:rsidRDefault="00000000">
            <w:r>
              <w:t>Local helper tested</w:t>
            </w:r>
          </w:p>
        </w:tc>
        <w:tc>
          <w:tcPr>
            <w:tcW w:w="2740" w:type="dxa"/>
          </w:tcPr>
          <w:p w14:paraId="2AFDC515" w14:textId="77777777" w:rsidR="004112D5" w:rsidRDefault="00000000">
            <w:r>
              <w:t>No remote hosting</w:t>
            </w:r>
          </w:p>
        </w:tc>
      </w:tr>
    </w:tbl>
    <w:p w14:paraId="06A52644" w14:textId="364936D5" w:rsidR="00967876" w:rsidRDefault="00CB1A7E">
      <w:pPr>
        <w:pStyle w:val="Heading2"/>
      </w:pPr>
      <w:bookmarkStart w:id="263" w:name="_Toc242621676"/>
      <w:bookmarkStart w:id="264" w:name="_Toc242621742"/>
      <w:bookmarkStart w:id="265" w:name="_Toc242621873"/>
      <w:bookmarkStart w:id="266" w:name="_Toc242621939"/>
      <w:r>
        <w:t>9.3 Individual research and product contributions</w:t>
      </w:r>
      <w:bookmarkEnd w:id="263"/>
      <w:bookmarkEnd w:id="264"/>
      <w:bookmarkEnd w:id="265"/>
      <w:bookmarkEnd w:id="266"/>
    </w:p>
    <w:p w14:paraId="6290CA45" w14:textId="77777777" w:rsidR="004112D5" w:rsidRDefault="00000000">
      <w:r>
        <w:t xml:space="preserve">The individual product contribution is the integration code and materials under </w:t>
      </w:r>
      <w:proofErr w:type="spellStart"/>
      <w:r>
        <w:t>wishmitha</w:t>
      </w:r>
      <w:proofErr w:type="spellEnd"/>
      <w:r>
        <w:t>/ and shared service changes. The research contribution is a limited technical verification and prepared analysis workflow. Student, group, supervisor, and institutional details must be confirmed before submission; unknown information is not invented.</w:t>
      </w:r>
    </w:p>
    <w:p w14:paraId="57B037FA" w14:textId="1623EAB1" w:rsidR="00967876" w:rsidRDefault="00CB1A7E">
      <w:pPr>
        <w:pStyle w:val="Heading2"/>
      </w:pPr>
      <w:bookmarkStart w:id="267" w:name="_Toc242621677"/>
      <w:bookmarkStart w:id="268" w:name="_Toc242621743"/>
      <w:bookmarkStart w:id="269" w:name="_Toc242621874"/>
      <w:bookmarkStart w:id="270" w:name="_Toc242621940"/>
      <w:r>
        <w:lastRenderedPageBreak/>
        <w:t>9.4 Future directions</w:t>
      </w:r>
      <w:bookmarkEnd w:id="267"/>
      <w:bookmarkEnd w:id="268"/>
      <w:bookmarkEnd w:id="269"/>
      <w:bookmarkEnd w:id="270"/>
    </w:p>
    <w:p w14:paraId="67ACA124" w14:textId="77777777" w:rsidR="004112D5" w:rsidRDefault="00000000">
      <w:r>
        <w:t>Complete dependency installation through a trusted certificate chain, then build and test Android/iOS clients. Obtain ethics approval, independently review ten stimuli, preregister analysis, and conduct the study before reporting empirical conclusions.</w:t>
      </w:r>
    </w:p>
    <w:p w14:paraId="64AEC761" w14:textId="77777777" w:rsidR="004112D5" w:rsidRDefault="00000000">
      <w:r>
        <w:t xml:space="preserve">Evaluate LIME stability and Sinhala </w:t>
      </w:r>
      <w:proofErr w:type="spellStart"/>
      <w:r>
        <w:t>tokenisation</w:t>
      </w:r>
      <w:proofErr w:type="spellEnd"/>
      <w:r>
        <w:t>, obtain native-speaker review, benchmark latency, justify or fit fusion weights with suitable labels, and strengthen security before any non-local exposure. Remote hosting is outside this local-only scope.</w:t>
      </w:r>
    </w:p>
    <w:p w14:paraId="6F4C03AD" w14:textId="77777777" w:rsidR="00967876" w:rsidRDefault="00000000">
      <w:pPr>
        <w:pStyle w:val="Heading1"/>
      </w:pPr>
      <w:bookmarkStart w:id="271" w:name="_Toc242621678"/>
      <w:bookmarkStart w:id="272" w:name="_Toc242621744"/>
      <w:bookmarkStart w:id="273" w:name="_Toc242621875"/>
      <w:bookmarkStart w:id="274" w:name="_Toc242621941"/>
      <w:r>
        <w:lastRenderedPageBreak/>
        <w:t>REFERENCES</w:t>
      </w:r>
      <w:bookmarkEnd w:id="271"/>
      <w:bookmarkEnd w:id="272"/>
      <w:bookmarkEnd w:id="273"/>
      <w:bookmarkEnd w:id="274"/>
    </w:p>
    <w:p w14:paraId="2023C442" w14:textId="77777777" w:rsidR="004112D5" w:rsidRDefault="00000000">
      <w:r>
        <w:t>Alvarez-Melis, D. and Jaakkola, T.S. (2018) 'On the robustness of interpretability methods', arXiv:1806.08049.</w:t>
      </w:r>
    </w:p>
    <w:p w14:paraId="172CE0A9" w14:textId="77777777" w:rsidR="004112D5" w:rsidRDefault="00000000">
      <w:proofErr w:type="spellStart"/>
      <w:r>
        <w:t>Conneau</w:t>
      </w:r>
      <w:proofErr w:type="spellEnd"/>
      <w:r>
        <w:t>, A. et al. (2020) 'Unsupervised cross-lingual representation learning at scale', Proceedings of the 58th Annual Meeting of the Association for Computational Linguistics, pp. 8440-8451.</w:t>
      </w:r>
    </w:p>
    <w:p w14:paraId="2FB36E37" w14:textId="77777777" w:rsidR="004112D5" w:rsidRDefault="00000000">
      <w:r>
        <w:t>Doshi-Velez, F. and Kim, B. (2017) 'Towards a rigorous science of interpretable machine learning', arXiv:1702.08608.</w:t>
      </w:r>
    </w:p>
    <w:p w14:paraId="1197FE03" w14:textId="77777777" w:rsidR="004112D5" w:rsidRDefault="00000000">
      <w:r>
        <w:t>Feng, F. et al. (2022) 'Language-agnostic BERT sentence embedding', Proceedings of the 60th Annual Meeting of the Association for Computational Linguistics, pp. 878-891.</w:t>
      </w:r>
    </w:p>
    <w:p w14:paraId="0EF87E41" w14:textId="77777777" w:rsidR="004112D5" w:rsidRDefault="00000000">
      <w:proofErr w:type="spellStart"/>
      <w:r>
        <w:t>LIRNEasia</w:t>
      </w:r>
      <w:proofErr w:type="spellEnd"/>
      <w:r>
        <w:t xml:space="preserve"> (n.d.) </w:t>
      </w:r>
      <w:proofErr w:type="spellStart"/>
      <w:r>
        <w:t>MisinformationCorpusSinhala</w:t>
      </w:r>
      <w:proofErr w:type="spellEnd"/>
      <w:r>
        <w:t xml:space="preserve"> [dataset]. Available at: https://github.com/LIRNEasia/MisinformationCorpusSinhala (accessed 11 October 2026).</w:t>
      </w:r>
    </w:p>
    <w:p w14:paraId="6E1029D3" w14:textId="77777777" w:rsidR="004112D5" w:rsidRDefault="00000000">
      <w:r>
        <w:t>Lipton, Z.C. (2018) 'The mythos of model interpretability', Communications of the ACM, 61(10), pp. 36-43.</w:t>
      </w:r>
    </w:p>
    <w:p w14:paraId="7D2175EA" w14:textId="77777777" w:rsidR="004112D5" w:rsidRDefault="00000000">
      <w:r>
        <w:t xml:space="preserve">Lundberg, S.M. and Lee, S.-I. (2017) 'A </w:t>
      </w:r>
      <w:proofErr w:type="gramStart"/>
      <w:r>
        <w:t>unified</w:t>
      </w:r>
      <w:proofErr w:type="gramEnd"/>
      <w:r>
        <w:t xml:space="preserve"> approach to interpreting model predictions', Advances in Neural Information Processing Systems, 30, pp. 4765-4774.</w:t>
      </w:r>
    </w:p>
    <w:p w14:paraId="07B5925D" w14:textId="77777777" w:rsidR="004112D5" w:rsidRDefault="00000000">
      <w:r>
        <w:t xml:space="preserve">Miller, T. (2019) 'Explanation in artificial intelligence: insights from </w:t>
      </w:r>
      <w:proofErr w:type="gramStart"/>
      <w:r>
        <w:t>the social</w:t>
      </w:r>
      <w:proofErr w:type="gramEnd"/>
      <w:r>
        <w:t xml:space="preserve"> sciences', Artificial Intelligence, 267, pp. 1-38.</w:t>
      </w:r>
    </w:p>
    <w:p w14:paraId="5BBCB31B" w14:textId="77777777" w:rsidR="004112D5" w:rsidRDefault="00000000">
      <w:r>
        <w:t xml:space="preserve">Ribeiro, M.T., Singh, S. and </w:t>
      </w:r>
      <w:proofErr w:type="spellStart"/>
      <w:r>
        <w:t>Guestrin</w:t>
      </w:r>
      <w:proofErr w:type="spellEnd"/>
      <w:r>
        <w:t>, C. (2016) 'Why should I trust you? Explaining the predictions of any classifier', Proceedings of the 22nd ACM SIGKDD International Conference on Knowledge Discovery and Data Mining, pp. 1135-1144.</w:t>
      </w:r>
    </w:p>
    <w:p w14:paraId="712FEAEC" w14:textId="77777777" w:rsidR="004112D5" w:rsidRDefault="00000000">
      <w:r>
        <w:t>Shu, K. et al. (2017) 'Fake news detection on social media: a data mining perspective', ACM SIGKDD Explorations Newsletter, 19(1), pp. 22-36.</w:t>
      </w:r>
    </w:p>
    <w:p w14:paraId="565450F3" w14:textId="77777777" w:rsidR="004112D5" w:rsidRDefault="00000000">
      <w:r>
        <w:lastRenderedPageBreak/>
        <w:t>Slack, D. et al. (2020) 'Fooling LIME and SHAP: adversarial attacks on post hoc explanation methods', Proceedings of the AAAI/ACM Conference on AI, Ethics, and Society, pp. 180-186.</w:t>
      </w:r>
    </w:p>
    <w:p w14:paraId="7BB265CC" w14:textId="77777777" w:rsidR="004112D5" w:rsidRDefault="00000000">
      <w:r>
        <w:t>Vosoughi, S., Roy, D. and Aral, S. (2018) 'The spread of true and false news online', Science, 359(6380), pp. 1146-1151.</w:t>
      </w:r>
    </w:p>
    <w:p w14:paraId="05F8360E" w14:textId="77777777" w:rsidR="004112D5" w:rsidRDefault="00000000">
      <w:r>
        <w:t>Wardle, C. and Derakhshan, H. (2017) Information disorder: toward an interdisciplinary framework for research and policy making. Strasbourg: Council of Europe.</w:t>
      </w:r>
    </w:p>
    <w:p w14:paraId="1E3E5CC7" w14:textId="77777777" w:rsidR="004112D5" w:rsidRDefault="00000000">
      <w:proofErr w:type="spellStart"/>
      <w:r>
        <w:t>Kaweeshwara</w:t>
      </w:r>
      <w:proofErr w:type="spellEnd"/>
      <w:r>
        <w:t xml:space="preserve">/R26-IT-158 (2026) </w:t>
      </w:r>
      <w:proofErr w:type="spellStart"/>
      <w:r>
        <w:t>SinhalaCheck</w:t>
      </w:r>
      <w:proofErr w:type="spellEnd"/>
      <w:r>
        <w:t xml:space="preserve"> source repository. Available at: https://github.com/kaweeshwara/R26-IT-158 (accessed 11 October 2026).</w:t>
      </w:r>
    </w:p>
    <w:p w14:paraId="60E598C7" w14:textId="77777777" w:rsidR="00967876" w:rsidRDefault="00000000">
      <w:pPr>
        <w:pStyle w:val="Heading1"/>
      </w:pPr>
      <w:bookmarkStart w:id="275" w:name="_Toc242621679"/>
      <w:bookmarkStart w:id="276" w:name="_Toc242621745"/>
      <w:bookmarkStart w:id="277" w:name="_Toc242621876"/>
      <w:bookmarkStart w:id="278" w:name="_Toc242621942"/>
      <w:r>
        <w:lastRenderedPageBreak/>
        <w:t>GLOSSARY</w:t>
      </w:r>
      <w:bookmarkEnd w:id="275"/>
      <w:bookmarkEnd w:id="276"/>
      <w:bookmarkEnd w:id="277"/>
      <w:bookmarkEnd w:id="278"/>
    </w:p>
    <w:p w14:paraId="5979FFC7" w14:textId="77777777" w:rsidR="004112D5" w:rsidRDefault="00000000">
      <w:r>
        <w:t>Effective weight: configured signal weight divided by the sum of weights for signals available in a request.</w:t>
      </w:r>
    </w:p>
    <w:p w14:paraId="38566C0E" w14:textId="77777777" w:rsidR="004112D5" w:rsidRDefault="00000000">
      <w:r>
        <w:t>Fusion: combining available module scores into one output score.</w:t>
      </w:r>
    </w:p>
    <w:p w14:paraId="667C2B1A" w14:textId="77777777" w:rsidR="004112D5" w:rsidRDefault="00000000">
      <w:r>
        <w:t>Local explanation: approximation of one model prediction around one input; not a truth label.</w:t>
      </w:r>
    </w:p>
    <w:p w14:paraId="448E725D" w14:textId="77777777" w:rsidR="004112D5" w:rsidRDefault="00000000">
      <w:r>
        <w:t>Synthetic fixture: generated test data used to validate software, not observed participant data.</w:t>
      </w:r>
    </w:p>
    <w:p w14:paraId="326B63D2" w14:textId="77777777" w:rsidR="00967876" w:rsidRDefault="00000000">
      <w:pPr>
        <w:pStyle w:val="Heading1"/>
      </w:pPr>
      <w:bookmarkStart w:id="279" w:name="_Toc242621680"/>
      <w:bookmarkStart w:id="280" w:name="_Toc242621746"/>
      <w:bookmarkStart w:id="281" w:name="_Toc242621877"/>
      <w:bookmarkStart w:id="282" w:name="_Toc242621943"/>
      <w:r>
        <w:lastRenderedPageBreak/>
        <w:t>APPENDICES</w:t>
      </w:r>
      <w:bookmarkEnd w:id="279"/>
      <w:bookmarkEnd w:id="280"/>
      <w:bookmarkEnd w:id="281"/>
      <w:bookmarkEnd w:id="282"/>
    </w:p>
    <w:p w14:paraId="48E7B25C" w14:textId="77777777" w:rsidR="00967876" w:rsidRDefault="00000000">
      <w:pPr>
        <w:pStyle w:val="Heading2"/>
      </w:pPr>
      <w:bookmarkStart w:id="283" w:name="_Toc242621681"/>
      <w:bookmarkStart w:id="284" w:name="_Toc242621747"/>
      <w:bookmarkStart w:id="285" w:name="_Toc242621878"/>
      <w:bookmarkStart w:id="286" w:name="_Toc242621944"/>
      <w:r>
        <w:t>Appendix A Research instruments or extended results</w:t>
      </w:r>
      <w:bookmarkEnd w:id="283"/>
      <w:bookmarkEnd w:id="284"/>
      <w:bookmarkEnd w:id="285"/>
      <w:bookmarkEnd w:id="286"/>
    </w:p>
    <w:p w14:paraId="27C64589" w14:textId="77777777" w:rsidR="004112D5" w:rsidRDefault="00000000">
      <w:r>
        <w:t xml:space="preserve">Illustrative response fields (schema summary; values intentionally omitted): </w:t>
      </w:r>
      <w:proofErr w:type="spellStart"/>
      <w:r>
        <w:t>final_score</w:t>
      </w:r>
      <w:proofErr w:type="spellEnd"/>
      <w:r>
        <w:t xml:space="preserve">, verdict, </w:t>
      </w:r>
      <w:proofErr w:type="spellStart"/>
      <w:proofErr w:type="gramStart"/>
      <w:r>
        <w:t>breakdown.content</w:t>
      </w:r>
      <w:proofErr w:type="spellEnd"/>
      <w:proofErr w:type="gramEnd"/>
      <w:r>
        <w:t>/source/temporal, fusion_</w:t>
      </w:r>
      <w:proofErr w:type="gramStart"/>
      <w:r>
        <w:t>detail.signals</w:t>
      </w:r>
      <w:proofErr w:type="gramEnd"/>
      <w:r>
        <w:t xml:space="preserve">_used/signals_missing/effective_weights/renormalised, </w:t>
      </w:r>
      <w:proofErr w:type="spellStart"/>
      <w:r>
        <w:t>weights_</w:t>
      </w:r>
      <w:proofErr w:type="gramStart"/>
      <w:r>
        <w:t>provenance.method</w:t>
      </w:r>
      <w:proofErr w:type="spellEnd"/>
      <w:proofErr w:type="gramEnd"/>
      <w:r>
        <w:t>/</w:t>
      </w:r>
      <w:proofErr w:type="spellStart"/>
      <w:r>
        <w:t>is_fitted</w:t>
      </w:r>
      <w:proofErr w:type="spellEnd"/>
      <w:r>
        <w:t xml:space="preserve">, </w:t>
      </w:r>
      <w:proofErr w:type="spellStart"/>
      <w:r>
        <w:t>temporal_warning</w:t>
      </w:r>
      <w:proofErr w:type="spellEnd"/>
      <w:r>
        <w:t xml:space="preserve">, </w:t>
      </w:r>
      <w:proofErr w:type="spellStart"/>
      <w:r>
        <w:t>lime_</w:t>
      </w:r>
      <w:proofErr w:type="gramStart"/>
      <w:r>
        <w:t>explanations</w:t>
      </w:r>
      <w:proofErr w:type="spellEnd"/>
      <w:r>
        <w:t>[].word</w:t>
      </w:r>
      <w:proofErr w:type="gramEnd"/>
      <w:r>
        <w:t>/weight/</w:t>
      </w:r>
      <w:proofErr w:type="spellStart"/>
      <w:r>
        <w:t>english</w:t>
      </w:r>
      <w:proofErr w:type="spellEnd"/>
      <w:r>
        <w:t>/</w:t>
      </w:r>
      <w:proofErr w:type="spellStart"/>
      <w:r>
        <w:t>sinhala</w:t>
      </w:r>
      <w:proofErr w:type="spellEnd"/>
      <w:r>
        <w:t>, and module status. Text-only requests may have null source and temporal values. A response is a model output, not a fact-check.</w:t>
      </w:r>
    </w:p>
    <w:p w14:paraId="7C6653E2" w14:textId="77777777" w:rsidR="004112D5" w:rsidRDefault="00000000">
      <w:r>
        <w:t>Live smoke tests used diagnostic text and a test URL/date, not study stimuli; they do not establish model accuracy.</w:t>
      </w:r>
    </w:p>
    <w:p w14:paraId="028CF20B" w14:textId="77777777" w:rsidR="00967876" w:rsidRDefault="00000000">
      <w:pPr>
        <w:pStyle w:val="Heading2"/>
      </w:pPr>
      <w:bookmarkStart w:id="287" w:name="_Toc242621682"/>
      <w:bookmarkStart w:id="288" w:name="_Toc242621748"/>
      <w:bookmarkStart w:id="289" w:name="_Toc242621879"/>
      <w:bookmarkStart w:id="290" w:name="_Toc242621945"/>
      <w:r>
        <w:t>Appendix B Academic integrity and AI use disclosure</w:t>
      </w:r>
      <w:bookmarkEnd w:id="287"/>
      <w:bookmarkEnd w:id="288"/>
      <w:bookmarkEnd w:id="289"/>
      <w:bookmarkEnd w:id="290"/>
    </w:p>
    <w:p w14:paraId="7CAD115D" w14:textId="77777777" w:rsidR="004112D5" w:rsidRDefault="00000000">
      <w:r>
        <w:t>Generative AI assistance was used to restructure and edit this document. Technical statements and test counts were checked against repository code and local outputs available during this update. The student remains responsible for reviewing all claims, confirming identity and supervisor details, validating references, meeting institutional disclosure rules, and signing only truthful declarations.</w:t>
      </w:r>
    </w:p>
    <w:p w14:paraId="16801E30" w14:textId="77777777" w:rsidR="004112D5" w:rsidRDefault="00000000">
      <w:r>
        <w:t>No participant data were fabricated or presented as real. Synthetic fixtures are explicitly marked as software tests. No user-study findings are reported.</w:t>
      </w:r>
    </w:p>
    <w:p w14:paraId="4C12E596" w14:textId="77777777" w:rsidR="004112D5" w:rsidRDefault="00000000">
      <w:pPr>
        <w:pStyle w:val="Heading2"/>
      </w:pPr>
      <w:bookmarkStart w:id="291" w:name="_Toc242621683"/>
      <w:bookmarkStart w:id="292" w:name="_Toc242621749"/>
      <w:bookmarkStart w:id="293" w:name="_Toc242621880"/>
      <w:bookmarkStart w:id="294" w:name="_Toc242621946"/>
      <w:r>
        <w:t>Appendix C Local verification commands</w:t>
      </w:r>
      <w:bookmarkEnd w:id="291"/>
      <w:bookmarkEnd w:id="292"/>
      <w:bookmarkEnd w:id="293"/>
      <w:bookmarkEnd w:id="294"/>
    </w:p>
    <w:p w14:paraId="0BFE96A5" w14:textId="77777777" w:rsidR="004112D5" w:rsidRDefault="00000000">
      <w:r>
        <w:t xml:space="preserve">From the repository, run cd </w:t>
      </w:r>
      <w:proofErr w:type="spellStart"/>
      <w:r>
        <w:t>sinhalacheck</w:t>
      </w:r>
      <w:proofErr w:type="spellEnd"/>
      <w:r>
        <w:t xml:space="preserve"> and python run_all.py, then open http://127.0.0.1:8000. Stop the services with </w:t>
      </w:r>
      <w:proofErr w:type="spellStart"/>
      <w:r>
        <w:t>Ctrl+C</w:t>
      </w:r>
      <w:proofErr w:type="spellEnd"/>
      <w:r>
        <w:t>.</w:t>
      </w:r>
    </w:p>
    <w:p w14:paraId="40E5E1AD" w14:textId="77777777" w:rsidR="004112D5" w:rsidRDefault="00000000">
      <w:r>
        <w:t xml:space="preserve">The recorded Python test run used </w:t>
      </w:r>
      <w:proofErr w:type="spellStart"/>
      <w:r>
        <w:t>unittest</w:t>
      </w:r>
      <w:proofErr w:type="spellEnd"/>
      <w:r>
        <w:t xml:space="preserve"> discovery in </w:t>
      </w:r>
      <w:proofErr w:type="gramStart"/>
      <w:r>
        <w:t>the Module</w:t>
      </w:r>
      <w:proofErr w:type="gramEnd"/>
      <w:r>
        <w:t xml:space="preserve"> 1, Fusion, optional Module 3, research, and deployment folders; 22 tests passed.</w:t>
      </w:r>
    </w:p>
    <w:p w14:paraId="4E0F8A5B" w14:textId="77777777" w:rsidR="004112D5" w:rsidRDefault="00000000">
      <w:pPr>
        <w:pStyle w:val="Heading2"/>
      </w:pPr>
      <w:bookmarkStart w:id="295" w:name="_Toc242621684"/>
      <w:bookmarkStart w:id="296" w:name="_Toc242621750"/>
      <w:bookmarkStart w:id="297" w:name="_Toc242621881"/>
      <w:bookmarkStart w:id="298" w:name="_Toc242621947"/>
      <w:r>
        <w:t>Appendix D Synthetic analysis demonstration</w:t>
      </w:r>
      <w:bookmarkEnd w:id="295"/>
      <w:bookmarkEnd w:id="296"/>
      <w:bookmarkEnd w:id="297"/>
      <w:bookmarkEnd w:id="298"/>
    </w:p>
    <w:p w14:paraId="453B9D19" w14:textId="77777777" w:rsidR="004112D5" w:rsidRDefault="00000000">
      <w:r>
        <w:t xml:space="preserve">The research README documents a synthetic 40-person, two-group fixture. Its report status is </w:t>
      </w:r>
      <w:proofErr w:type="spellStart"/>
      <w:r>
        <w:t>simulated_demo</w:t>
      </w:r>
      <w:proofErr w:type="spellEnd"/>
      <w:r>
        <w:t xml:space="preserve"> and provenance </w:t>
      </w:r>
      <w:proofErr w:type="gramStart"/>
      <w:r>
        <w:t>is</w:t>
      </w:r>
      <w:proofErr w:type="gramEnd"/>
      <w:r>
        <w:t xml:space="preserve"> </w:t>
      </w:r>
      <w:proofErr w:type="spellStart"/>
      <w:r>
        <w:t>synthetic_demo_not_real_participant_data</w:t>
      </w:r>
      <w:proofErr w:type="spellEnd"/>
      <w:r>
        <w:t>. It is a software test only.</w:t>
      </w:r>
    </w:p>
    <w:p w14:paraId="1B06B255" w14:textId="77777777" w:rsidR="004112D5" w:rsidRDefault="00000000">
      <w:r>
        <w:lastRenderedPageBreak/>
        <w:t>No participant-level results, demographics, quotations, p-values, or empirical conclusions are supplied in this thesis.</w:t>
      </w:r>
    </w:p>
    <w:sectPr w:rsidR="004112D5" w:rsidSect="00034616">
      <w:headerReference w:type="default" r:id="rId10"/>
      <w:footerReference w:type="default" r:id="rId11"/>
      <w:pgSz w:w="11906" w:h="16838"/>
      <w:pgMar w:top="1417" w:right="1417" w:bottom="2268" w:left="2268"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F5C73" w14:textId="77777777" w:rsidR="00282264" w:rsidRDefault="00282264">
      <w:pPr>
        <w:spacing w:after="0" w:line="240" w:lineRule="auto"/>
      </w:pPr>
      <w:r>
        <w:separator/>
      </w:r>
    </w:p>
  </w:endnote>
  <w:endnote w:type="continuationSeparator" w:id="0">
    <w:p w14:paraId="0F6751C9" w14:textId="77777777" w:rsidR="00282264" w:rsidRDefault="00282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9B7B" w14:textId="77777777" w:rsidR="00967876" w:rsidRDefault="009678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40D6" w14:textId="77777777" w:rsidR="00967876"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AFB0" w14:textId="77777777" w:rsidR="00967876" w:rsidRDefault="0000000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E712D" w14:textId="77777777" w:rsidR="00282264" w:rsidRDefault="00282264">
      <w:pPr>
        <w:spacing w:after="0" w:line="240" w:lineRule="auto"/>
      </w:pPr>
      <w:r>
        <w:separator/>
      </w:r>
    </w:p>
  </w:footnote>
  <w:footnote w:type="continuationSeparator" w:id="0">
    <w:p w14:paraId="6FC2173A" w14:textId="77777777" w:rsidR="00282264" w:rsidRDefault="00282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2207"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808730">
    <w:abstractNumId w:val="8"/>
  </w:num>
  <w:num w:numId="2" w16cid:durableId="910888198">
    <w:abstractNumId w:val="6"/>
  </w:num>
  <w:num w:numId="3" w16cid:durableId="67391016">
    <w:abstractNumId w:val="5"/>
  </w:num>
  <w:num w:numId="4" w16cid:durableId="250282471">
    <w:abstractNumId w:val="4"/>
  </w:num>
  <w:num w:numId="5" w16cid:durableId="947733230">
    <w:abstractNumId w:val="7"/>
  </w:num>
  <w:num w:numId="6" w16cid:durableId="592474522">
    <w:abstractNumId w:val="3"/>
  </w:num>
  <w:num w:numId="7" w16cid:durableId="1082725357">
    <w:abstractNumId w:val="2"/>
  </w:num>
  <w:num w:numId="8" w16cid:durableId="632490807">
    <w:abstractNumId w:val="1"/>
  </w:num>
  <w:num w:numId="9" w16cid:durableId="88637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81"/>
    <w:rsid w:val="0006063C"/>
    <w:rsid w:val="0015074B"/>
    <w:rsid w:val="00282264"/>
    <w:rsid w:val="0029639D"/>
    <w:rsid w:val="00326F90"/>
    <w:rsid w:val="004112D5"/>
    <w:rsid w:val="00626BBB"/>
    <w:rsid w:val="00627063"/>
    <w:rsid w:val="00924748"/>
    <w:rsid w:val="00967876"/>
    <w:rsid w:val="00AA1D8D"/>
    <w:rsid w:val="00B47730"/>
    <w:rsid w:val="00BF4847"/>
    <w:rsid w:val="00C73A1E"/>
    <w:rsid w:val="00CB0664"/>
    <w:rsid w:val="00CB1A7E"/>
    <w:rsid w:val="00D82DC4"/>
    <w:rsid w:val="00E7243C"/>
    <w:rsid w:val="00F958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39C7D"/>
  <w14:defaultImageDpi w14:val="300"/>
  <w15:docId w15:val="{E4481B4D-2F1B-4A9D-8438-D5CF2124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character" w:styleId="Hyperlink">
    <w:name w:val="Hyperlink"/>
    <w:basedOn w:val="DefaultParagraphFont"/>
    <w:uiPriority w:val="99"/>
    <w:unhideWhenUsed/>
    <w:rsid w:val="00CB1A7E"/>
    <w:rPr>
      <w:color w:val="0000FF" w:themeColor="hyperlink"/>
      <w:u w:val="single"/>
    </w:rPr>
  </w:style>
  <w:style w:type="paragraph" w:styleId="TableofFigures">
    <w:name w:val="table of figures"/>
    <w:basedOn w:val="Normal"/>
    <w:next w:val="Normal"/>
    <w:uiPriority w:val="99"/>
    <w:unhideWhenUsed/>
    <w:rsid w:val="00C73A1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41</Pages>
  <Words>7651</Words>
  <Characters>43616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SinhalaCheck: Fusion, LIME Explainability, and a User Application for Sinhala Misinformation Analysis</dc:title>
  <dc:subject>Individual thesis: SinhalaCheck Module 4</dc:subject>
  <dc:creator>Ruwanpathirana R.P.W.M. (IT22259752)</dc:creator>
  <cp:keywords>SinhalaCheck, fusion, LIME, Sinhala, misinformation</cp:keywords>
  <dc:description>generated by python-docx</dc:description>
  <cp:lastModifiedBy>Wishmitha M. Ruwanpathirana</cp:lastModifiedBy>
  <cp:revision>4</cp:revision>
  <dcterms:created xsi:type="dcterms:W3CDTF">2026-09-24T08:29:00Z</dcterms:created>
  <dcterms:modified xsi:type="dcterms:W3CDTF">2026-10-11T09:08:00Z</dcterms:modified>
  <cp:category/>
</cp:coreProperties>
</file>